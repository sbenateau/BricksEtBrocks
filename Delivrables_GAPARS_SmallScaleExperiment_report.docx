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comments.xml" ContentType="application/vnd.openxmlformats-officedocument.wordprocessingml.comment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before="0" w:after="0"/>
        <w:rPr>
          <w:rFonts w:ascii="Arial" w:hAnsi="Arial" w:eastAsia="Times New Roman" w:cs="Arial"/>
          <w:color w:val="000000"/>
          <w:sz w:val="24"/>
          <w:szCs w:val="24"/>
          <w:lang w:val="en-US" w:eastAsia="fr-FR"/>
        </w:rPr>
      </w:pPr>
      <w:r>
        <w:rPr>
          <w:rFonts w:eastAsia="Times New Roman" w:cs="Arial" w:ascii="Arial" w:hAnsi="Arial"/>
          <w:color w:val="000000"/>
          <w:sz w:val="24"/>
          <w:szCs w:val="24"/>
          <w:lang w:val="en-US" w:eastAsia="fr-FR"/>
        </w:rPr>
        <w:t>From MMOS:</w:t>
      </w:r>
    </w:p>
    <w:p>
      <w:pPr>
        <w:pStyle w:val="Normal"/>
        <w:spacing w:lineRule="auto" w:line="240" w:before="0" w:after="0"/>
        <w:rPr/>
      </w:pPr>
      <w:r>
        <w:rPr>
          <w:rFonts w:eastAsia="Times New Roman" w:cs="Arial" w:ascii="Arial" w:hAnsi="Arial"/>
          <w:color w:val="000000"/>
          <w:sz w:val="24"/>
          <w:szCs w:val="24"/>
          <w:lang w:val="en-US" w:eastAsia="fr-FR"/>
        </w:rPr>
        <w:t>“</w:t>
      </w:r>
      <w:r>
        <w:rPr>
          <w:rFonts w:eastAsia="Times New Roman" w:cs="Times New Roman" w:ascii="Times New Roman" w:hAnsi="Times New Roman"/>
          <w:sz w:val="24"/>
          <w:szCs w:val="24"/>
          <w:lang w:val="en-US" w:eastAsia="fr-FR"/>
        </w:rPr>
        <w:t>The deliverables we are counting on your contributions for are the following:</w:t>
      </w:r>
    </w:p>
    <w:p>
      <w:pPr>
        <w:pStyle w:val="Normal"/>
        <w:spacing w:lineRule="auto" w:line="240" w:before="0" w:after="0"/>
        <w:rPr>
          <w:rFonts w:ascii="Times New Roman" w:hAnsi="Times New Roman" w:eastAsia="Times New Roman" w:cs="Times New Roman"/>
          <w:sz w:val="24"/>
          <w:szCs w:val="24"/>
          <w:lang w:val="en-US" w:eastAsia="fr-FR"/>
        </w:rPr>
      </w:pPr>
      <w:r>
        <w:rPr>
          <w:rFonts w:eastAsia="Times New Roman" w:cs="Times New Roman" w:ascii="Times New Roman" w:hAnsi="Times New Roman"/>
          <w:sz w:val="24"/>
          <w:szCs w:val="24"/>
          <w:lang w:val="en-US" w:eastAsia="fr-FR"/>
        </w:rPr>
        <w:t>- 2.2 Statics of Small Scale Experiments - Deliver statistics on small scale experiment (Yvan + Simon)</w:t>
      </w:r>
    </w:p>
    <w:p>
      <w:pPr>
        <w:pStyle w:val="Normal"/>
        <w:spacing w:lineRule="auto" w:line="240" w:before="0" w:after="0"/>
        <w:rPr>
          <w:rFonts w:ascii="Times New Roman" w:hAnsi="Times New Roman" w:eastAsia="Times New Roman" w:cs="Times New Roman"/>
          <w:sz w:val="24"/>
          <w:szCs w:val="24"/>
          <w:lang w:val="en-US" w:eastAsia="fr-FR"/>
        </w:rPr>
      </w:pPr>
      <w:r>
        <w:rPr>
          <w:rFonts w:eastAsia="Times New Roman" w:cs="Times New Roman" w:ascii="Times New Roman" w:hAnsi="Times New Roman"/>
          <w:sz w:val="24"/>
          <w:szCs w:val="24"/>
          <w:lang w:val="en-US" w:eastAsia="fr-FR"/>
        </w:rPr>
        <w:t>- 2.4 Project final report - Final report to be used for dissemination (Greg + Romain)</w:t>
      </w:r>
    </w:p>
    <w:p>
      <w:pPr>
        <w:pStyle w:val="Normal"/>
        <w:spacing w:lineRule="auto" w:line="240" w:before="0" w:after="0"/>
        <w:rPr>
          <w:rFonts w:ascii="Times New Roman" w:hAnsi="Times New Roman" w:eastAsia="Times New Roman" w:cs="Times New Roman"/>
          <w:sz w:val="24"/>
          <w:szCs w:val="24"/>
          <w:lang w:val="en-US" w:eastAsia="fr-FR"/>
        </w:rPr>
      </w:pPr>
      <w:r>
        <w:rPr>
          <w:rFonts w:eastAsia="Times New Roman" w:cs="Times New Roman" w:ascii="Times New Roman" w:hAnsi="Times New Roman"/>
          <w:sz w:val="24"/>
          <w:szCs w:val="24"/>
          <w:lang w:val="en-US" w:eastAsia="fr-FR"/>
        </w:rPr>
        <w:t>- 5.3 Platform documentation (Greg + Romain -&gt; sample data sets)</w:t>
      </w:r>
    </w:p>
    <w:p>
      <w:pPr>
        <w:pStyle w:val="Normal"/>
        <w:spacing w:lineRule="auto" w:line="240" w:before="0" w:after="0"/>
        <w:rPr>
          <w:rFonts w:ascii="Times New Roman" w:hAnsi="Times New Roman" w:eastAsia="Times New Roman" w:cs="Times New Roman"/>
          <w:sz w:val="24"/>
          <w:szCs w:val="24"/>
          <w:lang w:val="en-US" w:eastAsia="fr-FR"/>
        </w:rPr>
      </w:pPr>
      <w:r>
        <w:rPr>
          <w:rFonts w:eastAsia="Times New Roman" w:cs="Times New Roman" w:ascii="Times New Roman" w:hAnsi="Times New Roman"/>
          <w:sz w:val="24"/>
          <w:szCs w:val="24"/>
          <w:lang w:val="en-US" w:eastAsia="fr-FR"/>
        </w:rPr>
        <w:t>- 5.4 MMOS Platform Game engine and client modules (Greg + Romain -&gt; sample data sets)</w:t>
      </w:r>
    </w:p>
    <w:p>
      <w:pPr>
        <w:pStyle w:val="Normal"/>
        <w:spacing w:lineRule="auto" w:line="240" w:before="0" w:after="0"/>
        <w:rPr>
          <w:rFonts w:ascii="Times New Roman" w:hAnsi="Times New Roman" w:eastAsia="Times New Roman" w:cs="Times New Roman"/>
          <w:sz w:val="24"/>
          <w:szCs w:val="24"/>
          <w:lang w:val="en-US" w:eastAsia="fr-FR"/>
        </w:rPr>
      </w:pPr>
      <w:r>
        <w:rPr>
          <w:rFonts w:eastAsia="Times New Roman" w:cs="Times New Roman" w:ascii="Times New Roman" w:hAnsi="Times New Roman"/>
          <w:sz w:val="24"/>
          <w:szCs w:val="24"/>
          <w:lang w:val="en-US" w:eastAsia="fr-FR"/>
        </w:rPr>
        <w:t>- 6.6 Report on small scale experiment (Yvan + Simon)</w:t>
      </w:r>
    </w:p>
    <w:p>
      <w:pPr>
        <w:pStyle w:val="Normal"/>
        <w:spacing w:lineRule="auto" w:line="240" w:before="0" w:after="0"/>
        <w:rPr>
          <w:rFonts w:ascii="Times New Roman" w:hAnsi="Times New Roman" w:eastAsia="Times New Roman" w:cs="Times New Roman"/>
          <w:sz w:val="24"/>
          <w:szCs w:val="24"/>
          <w:lang w:val="en-US" w:eastAsia="fr-FR"/>
        </w:rPr>
      </w:pPr>
      <w:r>
        <w:rPr>
          <w:rFonts w:eastAsia="Times New Roman" w:cs="Times New Roman" w:ascii="Times New Roman" w:hAnsi="Times New Roman"/>
          <w:sz w:val="24"/>
          <w:szCs w:val="24"/>
          <w:lang w:val="en-US" w:eastAsia="fr-FR"/>
        </w:rPr>
        <w:t>- 7.1 Dissemination and Communication Report</w:t>
      </w:r>
    </w:p>
    <w:p>
      <w:pPr>
        <w:pStyle w:val="Normal"/>
        <w:spacing w:lineRule="auto" w:line="240" w:before="0" w:after="0"/>
        <w:rPr>
          <w:rFonts w:ascii="Times New Roman" w:hAnsi="Times New Roman" w:eastAsia="Times New Roman" w:cs="Times New Roman"/>
          <w:sz w:val="24"/>
          <w:szCs w:val="24"/>
          <w:lang w:val="en-US" w:eastAsia="fr-FR"/>
        </w:rPr>
      </w:pPr>
      <w:r>
        <w:rPr>
          <w:rFonts w:eastAsia="Times New Roman" w:cs="Times New Roman" w:ascii="Times New Roman" w:hAnsi="Times New Roman"/>
          <w:sz w:val="24"/>
          <w:szCs w:val="24"/>
          <w:lang w:val="en-US" w:eastAsia="fr-FR"/>
        </w:rPr>
        <w:t>- 7.3 Report on Project Impact</w:t>
      </w:r>
    </w:p>
    <w:p>
      <w:pPr>
        <w:pStyle w:val="Normal"/>
        <w:spacing w:lineRule="auto" w:line="240" w:before="0" w:after="0"/>
        <w:rPr>
          <w:rFonts w:ascii="Times New Roman" w:hAnsi="Times New Roman" w:eastAsia="Times New Roman" w:cs="Times New Roman"/>
          <w:sz w:val="24"/>
          <w:szCs w:val="24"/>
          <w:lang w:val="en-US" w:eastAsia="fr-FR"/>
        </w:rPr>
      </w:pPr>
      <w:r>
        <w:rPr>
          <w:rFonts w:eastAsia="Times New Roman" w:cs="Times New Roman" w:ascii="Times New Roman" w:hAnsi="Times New Roman"/>
          <w:sz w:val="24"/>
          <w:szCs w:val="24"/>
          <w:lang w:val="en-US" w:eastAsia="fr-FR"/>
        </w:rPr>
      </w:r>
    </w:p>
    <w:p>
      <w:pPr>
        <w:pStyle w:val="Normal"/>
        <w:spacing w:lineRule="auto" w:line="240" w:before="0" w:after="0"/>
        <w:rPr>
          <w:rFonts w:ascii="Times New Roman" w:hAnsi="Times New Roman" w:eastAsia="Times New Roman" w:cs="Times New Roman"/>
          <w:sz w:val="24"/>
          <w:szCs w:val="24"/>
          <w:lang w:val="en-US" w:eastAsia="fr-FR"/>
        </w:rPr>
      </w:pPr>
      <w:r>
        <w:rPr>
          <w:rFonts w:eastAsia="Times New Roman" w:cs="Times New Roman" w:ascii="Times New Roman" w:hAnsi="Times New Roman"/>
          <w:sz w:val="24"/>
          <w:szCs w:val="24"/>
          <w:lang w:val="en-US" w:eastAsia="fr-FR"/>
        </w:rPr>
        <w:t>In this document we are inviting friends/partners/experts and of course consortium members to give a 1-2 page summary/testimonials on what they think about the role of our project in scientific research, what value does it bring, what is the business rationale, how do you see the long term perspectives of such initiatives, what do you expect from such a special setup: science in videogames etc.</w:t>
      </w:r>
    </w:p>
    <w:p>
      <w:pPr>
        <w:pStyle w:val="Normal"/>
        <w:spacing w:lineRule="auto" w:line="240" w:before="0" w:after="0"/>
        <w:rPr>
          <w:rFonts w:ascii="Times New Roman" w:hAnsi="Times New Roman" w:eastAsia="Times New Roman" w:cs="Times New Roman"/>
          <w:sz w:val="24"/>
          <w:szCs w:val="24"/>
          <w:lang w:val="en-US" w:eastAsia="fr-FR"/>
        </w:rPr>
      </w:pPr>
      <w:r>
        <w:rPr>
          <w:rFonts w:eastAsia="Times New Roman" w:cs="Times New Roman" w:ascii="Times New Roman" w:hAnsi="Times New Roman"/>
          <w:sz w:val="24"/>
          <w:szCs w:val="24"/>
          <w:lang w:val="en-US" w:eastAsia="fr-FR"/>
        </w:rPr>
      </w:r>
    </w:p>
    <w:p>
      <w:pPr>
        <w:pStyle w:val="Normal"/>
        <w:spacing w:lineRule="auto" w:line="240" w:before="0" w:after="0"/>
        <w:rPr/>
      </w:pPr>
      <w:r>
        <w:rPr>
          <w:rFonts w:eastAsia="Times New Roman" w:cs="Times New Roman" w:ascii="Times New Roman" w:hAnsi="Times New Roman"/>
          <w:sz w:val="24"/>
          <w:szCs w:val="24"/>
          <w:lang w:val="en-US" w:eastAsia="fr-FR"/>
        </w:rPr>
        <w:t>Could you please write a couple of paragraphs as persons being very active in citizen science for many years (the deadline would be 15th June)</w:t>
      </w:r>
      <w:r>
        <w:rPr>
          <w:rFonts w:eastAsia="Times New Roman" w:cs="Arial" w:ascii="Arial" w:hAnsi="Arial"/>
          <w:color w:val="000000"/>
          <w:sz w:val="24"/>
          <w:szCs w:val="24"/>
          <w:lang w:val="en-US" w:eastAsia="fr-FR"/>
        </w:rPr>
        <w:t>”</w:t>
      </w:r>
    </w:p>
    <w:p>
      <w:pPr>
        <w:pStyle w:val="Normal"/>
        <w:spacing w:lineRule="auto" w:line="240" w:before="0" w:after="0"/>
        <w:rPr>
          <w:rFonts w:ascii="Arial" w:hAnsi="Arial" w:eastAsia="Times New Roman" w:cs="Arial"/>
          <w:color w:val="000000"/>
          <w:sz w:val="24"/>
          <w:szCs w:val="24"/>
          <w:lang w:val="en-US" w:eastAsia="fr-FR"/>
        </w:rPr>
      </w:pPr>
      <w:r>
        <w:rPr>
          <w:rFonts w:eastAsia="Times New Roman" w:cs="Arial" w:ascii="Arial" w:hAnsi="Arial"/>
          <w:color w:val="000000"/>
          <w:sz w:val="24"/>
          <w:szCs w:val="24"/>
          <w:lang w:val="en-US" w:eastAsia="fr-FR"/>
        </w:rPr>
      </w:r>
    </w:p>
    <w:p>
      <w:pPr>
        <w:pStyle w:val="Normal"/>
        <w:spacing w:lineRule="auto" w:line="240" w:before="0" w:after="0"/>
        <w:rPr>
          <w:rFonts w:ascii="Arial" w:hAnsi="Arial" w:eastAsia="Times New Roman" w:cs="Arial"/>
          <w:color w:val="000000"/>
          <w:sz w:val="24"/>
          <w:szCs w:val="24"/>
          <w:lang w:val="en-US" w:eastAsia="fr-FR"/>
        </w:rPr>
      </w:pPr>
      <w:r>
        <w:rPr>
          <w:rFonts w:eastAsia="Times New Roman" w:cs="Arial" w:ascii="Arial" w:hAnsi="Arial"/>
          <w:color w:val="000000"/>
          <w:sz w:val="24"/>
          <w:szCs w:val="24"/>
          <w:lang w:val="en-US" w:eastAsia="fr-FR"/>
        </w:rPr>
        <w:t>+</w:t>
      </w:r>
    </w:p>
    <w:p>
      <w:pPr>
        <w:pStyle w:val="Normal"/>
        <w:spacing w:lineRule="auto" w:line="240" w:before="0" w:after="0"/>
        <w:rPr/>
      </w:pPr>
      <w:r>
        <w:rPr>
          <w:rFonts w:eastAsia="Times New Roman" w:cs="Arial" w:ascii="Arial" w:hAnsi="Arial"/>
          <w:color w:val="000000"/>
          <w:sz w:val="24"/>
          <w:szCs w:val="24"/>
          <w:lang w:val="en-US" w:eastAsia="fr-FR"/>
        </w:rPr>
        <w:t>“</w:t>
      </w:r>
      <w:r>
        <w:rPr>
          <w:rFonts w:eastAsia="Times New Roman" w:cs="Times New Roman" w:ascii="Times New Roman" w:hAnsi="Times New Roman"/>
          <w:sz w:val="24"/>
          <w:szCs w:val="24"/>
          <w:lang w:val="en-US" w:eastAsia="fr-FR"/>
        </w:rPr>
        <w:t>In view of the end of GAPARS, I would like to have a short activity report for the final report of the project. This is in addition to the financial report (my email earlier today), to the impact statement (email by Attila last week) and to deliverable.</w:t>
      </w:r>
    </w:p>
    <w:p>
      <w:pPr>
        <w:pStyle w:val="Normal"/>
        <w:spacing w:lineRule="auto" w:line="240" w:before="0" w:after="0"/>
        <w:rPr>
          <w:rFonts w:ascii="Times New Roman" w:hAnsi="Times New Roman" w:eastAsia="Times New Roman" w:cs="Times New Roman"/>
          <w:sz w:val="24"/>
          <w:szCs w:val="24"/>
          <w:lang w:val="en-US" w:eastAsia="fr-FR"/>
        </w:rPr>
      </w:pPr>
      <w:r>
        <w:rPr>
          <w:rFonts w:eastAsia="Times New Roman" w:cs="Times New Roman" w:ascii="Times New Roman" w:hAnsi="Times New Roman"/>
          <w:sz w:val="24"/>
          <w:szCs w:val="24"/>
          <w:lang w:val="en-US" w:eastAsia="fr-FR"/>
        </w:rPr>
        <w:t>In the short activity report (1-2 pages), please describe the activities of MNHN in WP6 (small scale experiments). Feel free to add any activity related to the project, even loosely (for instance the relation with CCP or other citizen science activities, outreach, etc..)</w:t>
      </w:r>
    </w:p>
    <w:p>
      <w:pPr>
        <w:pStyle w:val="Normal"/>
        <w:spacing w:lineRule="auto" w:line="240" w:before="0" w:after="0"/>
        <w:rPr>
          <w:rFonts w:ascii="Times New Roman" w:hAnsi="Times New Roman" w:eastAsia="Times New Roman" w:cs="Times New Roman"/>
          <w:sz w:val="24"/>
          <w:szCs w:val="24"/>
          <w:lang w:val="en-US" w:eastAsia="fr-FR"/>
        </w:rPr>
      </w:pPr>
      <w:r>
        <w:rPr>
          <w:rFonts w:eastAsia="Times New Roman" w:cs="Times New Roman" w:ascii="Times New Roman" w:hAnsi="Times New Roman"/>
          <w:sz w:val="24"/>
          <w:szCs w:val="24"/>
          <w:lang w:val="en-US" w:eastAsia="fr-FR"/>
        </w:rPr>
        <w:t>Also, Attila will collect all the dissemination, publication, and communication efforts (as a list of items) linked with the project.</w:t>
      </w:r>
    </w:p>
    <w:p>
      <w:pPr>
        <w:pStyle w:val="Normal"/>
        <w:spacing w:lineRule="auto" w:line="240" w:before="0" w:after="0"/>
        <w:rPr>
          <w:rFonts w:ascii="Times New Roman" w:hAnsi="Times New Roman" w:eastAsia="Times New Roman" w:cs="Times New Roman"/>
          <w:sz w:val="24"/>
          <w:szCs w:val="24"/>
          <w:lang w:val="en-US" w:eastAsia="fr-FR"/>
        </w:rPr>
      </w:pPr>
      <w:r>
        <w:rPr>
          <w:rFonts w:eastAsia="Times New Roman" w:cs="Times New Roman" w:ascii="Times New Roman" w:hAnsi="Times New Roman"/>
          <w:sz w:val="24"/>
          <w:szCs w:val="24"/>
          <w:lang w:val="en-US" w:eastAsia="fr-FR"/>
        </w:rPr>
        <w:t>I would like to receive these documents by June 20, 2019”</w:t>
      </w:r>
    </w:p>
    <w:p>
      <w:pPr>
        <w:pStyle w:val="Normal"/>
        <w:spacing w:lineRule="auto" w:line="240" w:before="0" w:after="0"/>
        <w:rPr>
          <w:rFonts w:ascii="Arial" w:hAnsi="Arial" w:eastAsia="Times New Roman" w:cs="Arial"/>
          <w:color w:val="000000"/>
          <w:sz w:val="24"/>
          <w:szCs w:val="24"/>
          <w:lang w:val="en-US" w:eastAsia="fr-FR"/>
        </w:rPr>
      </w:pPr>
      <w:r>
        <w:rPr>
          <w:rFonts w:eastAsia="Times New Roman" w:cs="Arial" w:ascii="Arial" w:hAnsi="Arial"/>
          <w:color w:val="000000"/>
          <w:sz w:val="24"/>
          <w:szCs w:val="24"/>
          <w:lang w:val="en-US" w:eastAsia="fr-FR"/>
        </w:rPr>
      </w:r>
    </w:p>
    <w:p>
      <w:pPr>
        <w:pStyle w:val="Normal"/>
        <w:rPr>
          <w:lang w:val="en-US"/>
        </w:rPr>
      </w:pPr>
      <w:r>
        <w:rPr>
          <w:lang w:val="en-US"/>
        </w:rPr>
      </w:r>
      <w:r>
        <w:br w:type="page"/>
      </w:r>
    </w:p>
    <w:p>
      <w:pPr>
        <w:pStyle w:val="Heading1"/>
        <w:rPr>
          <w:rFonts w:eastAsia="Times New Roman"/>
          <w:lang w:val="en-US" w:eastAsia="fr-FR"/>
        </w:rPr>
      </w:pPr>
      <w:r>
        <w:rPr>
          <w:rFonts w:eastAsia="Times New Roman"/>
          <w:lang w:val="en-US" w:eastAsia="fr-FR"/>
        </w:rPr>
        <w:t xml:space="preserve">2.2 Statics of Small Scale Experiments - Deliver statistics on small scale experiment </w:t>
      </w:r>
    </w:p>
    <w:p>
      <w:pPr>
        <w:pStyle w:val="Normal"/>
        <w:rPr/>
      </w:pPr>
      <w:r>
        <w:rPr>
          <w:lang w:val="en-US"/>
        </w:rPr>
        <w:t>The “Galaxy platform” small scale experiment was conducting through 2 different steps: 1</w:t>
      </w:r>
      <w:del w:id="0" w:author="Simon Bénateau" w:date="2019-06-19T13:28:44Z">
        <w:r>
          <w:rPr>
            <w:lang w:val="en-US"/>
          </w:rPr>
          <w:delText>/</w:delText>
        </w:r>
      </w:del>
      <w:ins w:id="1" w:author="Simon Bénateau" w:date="2019-06-19T13:28:44Z">
        <w:r>
          <w:rPr>
            <w:lang w:val="en-US"/>
          </w:rPr>
          <w:t>.</w:t>
        </w:r>
      </w:ins>
      <w:del w:id="2" w:author="Simon Bénateau" w:date="2019-06-19T13:28:47Z">
        <w:r>
          <w:rPr>
            <w:lang w:val="en-US"/>
          </w:rPr>
          <w:delText xml:space="preserve"> </w:delText>
        </w:r>
      </w:del>
      <w:ins w:id="3" w:author="Simon Bénateau" w:date="2019-06-19T13:28:48Z">
        <w:r>
          <w:rPr>
            <w:lang w:val="en-US"/>
          </w:rPr>
          <w:t xml:space="preserve"> </w:t>
        </w:r>
      </w:ins>
      <w:r>
        <w:rPr>
          <w:lang w:val="en-US"/>
        </w:rPr>
        <w:t>investigate the creation of a game-based user interface to access Galaxy platform “objects” (scientific datasets, tools, workflows) and 2</w:t>
      </w:r>
      <w:ins w:id="4" w:author="Simon Bénateau" w:date="2019-06-19T13:28:55Z">
        <w:r>
          <w:rPr>
            <w:lang w:val="en-US"/>
          </w:rPr>
          <w:t>.</w:t>
        </w:r>
      </w:ins>
      <w:del w:id="5" w:author="Simon Bénateau" w:date="2019-06-19T13:28:55Z">
        <w:r>
          <w:rPr>
            <w:lang w:val="en-US"/>
          </w:rPr>
          <w:delText>/</w:delText>
        </w:r>
      </w:del>
      <w:r>
        <w:rPr>
          <w:lang w:val="en-US"/>
        </w:rPr>
        <w:t xml:space="preserve"> investigate the use of Galaxy as a massively multi-user online scientific platform</w:t>
      </w:r>
    </w:p>
    <w:p>
      <w:pPr>
        <w:pStyle w:val="Normal"/>
        <w:rPr/>
      </w:pPr>
      <w:r>
        <w:rPr>
          <w:lang w:val="en-US"/>
        </w:rPr>
        <w:t>1/ Game-based Galaxy user interface (GGUI</w:t>
      </w:r>
      <w:del w:id="6" w:author="Unknown Author" w:date="2019-06-18T10:58:40Z">
        <w:r>
          <w:rPr>
            <w:lang w:val="en-US"/>
          </w:rPr>
          <w:delText xml:space="preserve"> ?</w:delText>
        </w:r>
      </w:del>
      <w:r>
        <w:rPr>
          <w:lang w:val="en-US"/>
        </w:rPr>
        <w:t>)</w:t>
      </w:r>
    </w:p>
    <w:p>
      <w:pPr>
        <w:pStyle w:val="Normal"/>
        <w:rPr>
          <w:lang w:val="en-US"/>
          <w:del w:id="10" w:author="Simon Bénateau" w:date="2019-06-19T14:09:26Z"/>
        </w:rPr>
      </w:pPr>
      <w:ins w:id="7" w:author="Unknown Author" w:date="2019-06-18T10:58:28Z">
        <w:r>
          <w:rPr>
            <w:lang w:val="en-US"/>
          </w:rPr>
          <w:t xml:space="preserve">In order to develop </w:t>
        </w:r>
      </w:ins>
      <w:ins w:id="8" w:author="Unknown Author" w:date="2019-06-18T10:59:07Z">
        <w:r>
          <w:rPr>
            <w:lang w:val="en-US"/>
          </w:rPr>
          <w:t>the Game-based Galaxy user interface,</w:t>
        </w:r>
      </w:ins>
      <w:ins w:id="9" w:author="Unknown Author" w:date="2019-06-18T11:00:45Z">
        <w:r>
          <w:rPr>
            <w:lang w:val="en-US"/>
          </w:rPr>
          <w:t xml:space="preserve"> </w:t>
        </w:r>
      </w:ins>
    </w:p>
    <w:p>
      <w:pPr>
        <w:pStyle w:val="Normal"/>
        <w:rPr>
          <w:lang w:val="en-US"/>
          <w:del w:id="18" w:author="Simon Bénateau" w:date="2019-06-19T14:09:32Z"/>
        </w:rPr>
      </w:pPr>
      <w:del w:id="11" w:author="Unknown Author" w:date="2019-06-18T11:00:50Z">
        <w:r>
          <w:rPr>
            <w:lang w:val="en-US"/>
          </w:rPr>
          <w:delText xml:space="preserve">- </w:delText>
        </w:r>
      </w:del>
      <w:r>
        <w:rPr>
          <w:lang w:val="en-US"/>
        </w:rPr>
        <w:t xml:space="preserve">4 high school teachers were included in the construction process of the interface and were the first to test </w:t>
      </w:r>
      <w:del w:id="12" w:author="Unknown Author" w:date="2019-06-17T15:44:41Z">
        <w:r>
          <w:rPr>
            <w:lang w:val="en-US"/>
          </w:rPr>
          <w:delText>the</w:delText>
        </w:r>
      </w:del>
      <w:del w:id="13" w:author="Unknown Author" w:date="2019-06-18T11:01:09Z">
        <w:r>
          <w:rPr>
            <w:lang w:val="en-US"/>
          </w:rPr>
          <w:delText xml:space="preserve"> interface</w:delText>
        </w:r>
      </w:del>
      <w:ins w:id="14" w:author="Unknown Author" w:date="2019-06-18T11:01:09Z">
        <w:r>
          <w:rPr>
            <w:lang w:val="en-US"/>
          </w:rPr>
          <w:t>the GGUI</w:t>
        </w:r>
      </w:ins>
      <w:r>
        <w:rPr>
          <w:lang w:val="en-US"/>
        </w:rPr>
        <w:t xml:space="preserve"> (they </w:t>
      </w:r>
      <w:del w:id="15" w:author="Simon Bénateau" w:date="2019-06-18T13:40:19Z">
        <w:r>
          <w:rPr>
            <w:lang w:val="en-US"/>
          </w:rPr>
          <w:delText>have</w:delText>
        </w:r>
      </w:del>
      <w:ins w:id="16" w:author="Simon Bénateau" w:date="2019-06-18T13:40:19Z">
        <w:r>
          <w:rPr>
            <w:lang w:val="en-US"/>
          </w:rPr>
          <w:t>are teaching to</w:t>
        </w:r>
      </w:ins>
      <w:r>
        <w:rPr>
          <w:lang w:val="en-US"/>
        </w:rPr>
        <w:t xml:space="preserve"> ca. 600 high school students)</w:t>
      </w:r>
      <w:r>
        <w:rPr/>
        <w:commentReference w:id="0"/>
      </w:r>
      <w:ins w:id="17" w:author="Unknown Author" w:date="2019-06-18T11:01:33Z">
        <w:r>
          <w:rPr>
            <w:lang w:val="en-US"/>
          </w:rPr>
          <w:t xml:space="preserve">. </w:t>
        </w:r>
      </w:ins>
    </w:p>
    <w:p>
      <w:pPr>
        <w:pStyle w:val="Normal"/>
        <w:rPr>
          <w:lang w:val="en-US"/>
          <w:del w:id="23" w:author="Simon Bénateau" w:date="2019-06-19T14:09:36Z"/>
        </w:rPr>
      </w:pPr>
      <w:del w:id="19" w:author="Unknown Author" w:date="2019-06-18T11:01:34Z">
        <w:r>
          <w:rPr>
            <w:lang w:val="en-US"/>
          </w:rPr>
          <w:delText xml:space="preserve">- </w:delText>
        </w:r>
      </w:del>
      <w:r>
        <w:rPr>
          <w:lang w:val="en-US"/>
        </w:rPr>
        <w:t xml:space="preserve">In the medium term the interface will be deployed in the </w:t>
      </w:r>
      <w:del w:id="20" w:author="Unknown Author" w:date="2019-06-18T11:02:05Z">
        <w:r>
          <w:rPr>
            <w:lang w:val="en-US"/>
          </w:rPr>
          <w:delText xml:space="preserve">268 </w:delText>
        </w:r>
      </w:del>
      <w:r>
        <w:rPr>
          <w:lang w:val="en-US"/>
        </w:rPr>
        <w:t>high school classes participating to the citizen science program Vigie-Nature Ecole (</w:t>
      </w:r>
      <w:ins w:id="21" w:author="Unknown Author" w:date="2019-06-18T11:02:10Z">
        <w:r>
          <w:rPr>
            <w:lang w:val="en-US"/>
          </w:rPr>
          <w:t xml:space="preserve">268  schools an </w:t>
        </w:r>
      </w:ins>
      <w:r>
        <w:rPr>
          <w:lang w:val="en-US"/>
        </w:rPr>
        <w:t>c.a. 8000  high school students</w:t>
      </w:r>
      <w:ins w:id="22" w:author="Unknown Author" w:date="2019-06-18T11:02:43Z">
        <w:r>
          <w:rPr>
            <w:lang w:val="en-US"/>
          </w:rPr>
          <w:t xml:space="preserve"> in 2019</w:t>
        </w:r>
      </w:ins>
      <w:r>
        <w:rPr>
          <w:lang w:val="en-US"/>
        </w:rPr>
        <w:t>)</w:t>
      </w:r>
    </w:p>
    <w:p>
      <w:pPr>
        <w:pStyle w:val="Normal"/>
        <w:rPr/>
      </w:pPr>
      <w:del w:id="24" w:author="Unknown Author" w:date="2019-06-18T11:02:52Z">
        <w:r>
          <w:rPr>
            <w:lang w:val="en-US"/>
          </w:rPr>
          <w:delText>-</w:delText>
        </w:r>
      </w:del>
      <w:ins w:id="25" w:author="Simon Bénateau" w:date="2019-06-19T14:14:43Z">
        <w:r>
          <w:rPr>
            <w:lang w:val="en-US"/>
          </w:rPr>
          <w:t xml:space="preserve"> </w:t>
        </w:r>
      </w:ins>
      <w:ins w:id="26" w:author="Simon Bénateau" w:date="2019-06-19T14:14:43Z">
        <w:r>
          <w:rPr>
            <w:lang w:val="en-US"/>
          </w:rPr>
          <w:t>and to a</w:t>
        </w:r>
      </w:ins>
      <w:ins w:id="27" w:author="Simon Bénateau" w:date="2019-06-19T14:15:00Z">
        <w:r>
          <w:rPr>
            <w:lang w:val="en-US"/>
          </w:rPr>
          <w:t>ll participants of our citizen science programs</w:t>
        </w:r>
      </w:ins>
      <w:ins w:id="28" w:author="Unknown Author" w:date="2019-06-18T11:02:54Z">
        <w:r>
          <w:rPr>
            <w:lang w:val="en-US"/>
          </w:rPr>
          <w:t>.</w:t>
        </w:r>
      </w:ins>
      <w:r>
        <w:rPr>
          <w:lang w:val="en-US"/>
        </w:rPr>
        <w:t xml:space="preserve"> In the long term, we will make this interface available to all high schools in France (ca. 6 000 000 high school students)</w:t>
      </w:r>
      <w:ins w:id="29" w:author="Unknown Author" w:date="2019-06-18T11:03:05Z">
        <w:r>
          <w:rPr>
            <w:lang w:val="en-US"/>
          </w:rPr>
          <w:t>.</w:t>
        </w:r>
      </w:ins>
    </w:p>
    <w:p>
      <w:pPr>
        <w:pStyle w:val="Normal"/>
        <w:rPr/>
      </w:pPr>
      <w:r>
        <w:rPr>
          <w:lang w:val="en-US"/>
        </w:rPr>
        <w:t xml:space="preserve">2/ Galaxy as a massively multi-user online scientific platform </w:t>
      </w:r>
    </w:p>
    <w:p>
      <w:pPr>
        <w:pStyle w:val="Normal"/>
        <w:rPr>
          <w:lang w:val="en-US"/>
        </w:rPr>
      </w:pPr>
      <w:r>
        <w:rPr>
          <w:lang w:val="en-US"/>
        </w:rPr>
        <w:t>From usegalaxy.eu stats</w:t>
      </w:r>
    </w:p>
    <w:p>
      <w:pPr>
        <w:pStyle w:val="Normal"/>
        <w:rPr>
          <w:lang w:val="en-US"/>
        </w:rPr>
      </w:pPr>
      <w:r>
        <w:rPr>
          <w:lang w:val="en-US"/>
        </w:rPr>
        <w:t>- The mean is 4285 jobs / day so potentially 4285 MMOS tasks a day, 5 409 912 jobs on this Galaxy instance until now –for more than 300 years combined CPU time</w:t>
      </w:r>
    </w:p>
    <w:p>
      <w:pPr>
        <w:pStyle w:val="Normal"/>
        <w:rPr>
          <w:lang w:val="en-US"/>
        </w:rPr>
      </w:pPr>
      <w:r>
        <w:rPr>
          <w:lang w:val="en-US"/>
        </w:rPr>
        <w:t>- 9 Millions research datasets</w:t>
      </w:r>
    </w:p>
    <w:p>
      <w:pPr>
        <w:pStyle w:val="Normal"/>
        <w:rPr>
          <w:lang w:val="en-US"/>
        </w:rPr>
      </w:pPr>
      <w:r>
        <w:rPr>
          <w:lang w:val="en-US"/>
        </w:rPr>
        <w:t xml:space="preserve">- 6503 registered (possibility to use the platform without registration) data analysis expert users who can be invited to analyse complex tasks from MMOS projects such as genome assembly, differential gene expression between batchs of samples (treated vs non-treated), protein identification on mass spectrometry based data, metabolites identification on mass spectrometry or </w:t>
      </w:r>
      <w:r>
        <w:rPr>
          <w:iCs/>
          <w:lang w:val="en-US"/>
        </w:rPr>
        <w:t>nuclear magnetic resonance</w:t>
      </w:r>
      <w:r>
        <w:rPr>
          <w:lang w:val="en-US"/>
        </w:rPr>
        <w:t xml:space="preserve"> based data, metagenomics sample analysis, ...</w:t>
      </w:r>
      <w:ins w:id="30" w:author="Unknown Author" w:date="2019-06-17T16:28:01Z">
        <w:r>
          <w:rPr>
            <w:lang w:val="en-US"/>
          </w:rPr>
          <w:t>Globalement nous sommes au dessus en terme de volume pour l'instant si c'est 1-2 pages.</w:t>
          <w:br/>
        </w:r>
      </w:ins>
    </w:p>
    <w:p>
      <w:pPr>
        <w:pStyle w:val="Normal"/>
        <w:rPr>
          <w:rFonts w:ascii="Calibri Light" w:hAnsi="Calibri Light" w:eastAsia="Times New Roman"/>
          <w:color w:val="2E74B5"/>
          <w:sz w:val="32"/>
          <w:szCs w:val="32"/>
          <w:lang w:val="en-US" w:eastAsia="fr-FR"/>
        </w:rPr>
      </w:pPr>
      <w:r>
        <w:rPr>
          <w:rFonts w:eastAsia="Times New Roman" w:ascii="Calibri Light" w:hAnsi="Calibri Light"/>
          <w:color w:val="2E74B5"/>
          <w:sz w:val="32"/>
          <w:szCs w:val="32"/>
          <w:lang w:val="en-US" w:eastAsia="fr-FR"/>
        </w:rPr>
      </w:r>
      <w:r>
        <w:br w:type="page"/>
      </w:r>
    </w:p>
    <w:p>
      <w:pPr>
        <w:pStyle w:val="Heading1"/>
        <w:rPr>
          <w:rFonts w:eastAsia="Times New Roman"/>
          <w:lang w:val="en-US" w:eastAsia="fr-FR"/>
        </w:rPr>
      </w:pPr>
      <w:r>
        <w:rPr>
          <w:rFonts w:eastAsia="Times New Roman"/>
          <w:lang w:val="en-US" w:eastAsia="fr-FR"/>
        </w:rPr>
        <w:t>6.6 Report on small scale experiment</w:t>
      </w:r>
    </w:p>
    <w:p>
      <w:pPr>
        <w:pStyle w:val="Normal"/>
        <w:rPr>
          <w:lang w:val="en-US"/>
        </w:rPr>
      </w:pPr>
      <w:r>
        <w:rPr>
          <w:lang w:val="en-US"/>
        </w:rPr>
        <w:t xml:space="preserve">Task 6.3 Galaxy platform </w:t>
      </w:r>
      <w:del w:id="31" w:author="Simon Bénateau" w:date="2019-06-18T11:43:36Z">
        <w:r>
          <w:rPr>
            <w:lang w:val="en-US"/>
          </w:rPr>
          <w:delText xml:space="preserve">« </w:delText>
        </w:r>
      </w:del>
      <w:ins w:id="32" w:author="Simon Bénateau" w:date="2019-06-18T11:43:38Z">
        <w:r>
          <w:rPr>
            <w:lang w:val="en-US"/>
          </w:rPr>
          <w:t>‘</w:t>
        </w:r>
      </w:ins>
      <w:r>
        <w:rPr>
          <w:lang w:val="en-US"/>
        </w:rPr>
        <w:t>objects</w:t>
      </w:r>
      <w:del w:id="33" w:author="Simon Bénateau" w:date="2019-06-18T11:43:40Z">
        <w:r>
          <w:rPr>
            <w:lang w:val="en-US"/>
          </w:rPr>
          <w:delText xml:space="preserve"> »</w:delText>
        </w:r>
      </w:del>
      <w:ins w:id="34" w:author="Simon Bénateau" w:date="2019-06-18T11:43:40Z">
        <w:r>
          <w:rPr>
            <w:lang w:val="en-US"/>
          </w:rPr>
          <w:t>’</w:t>
        </w:r>
      </w:ins>
      <w:r>
        <w:rPr>
          <w:lang w:val="en-US"/>
        </w:rPr>
        <w:t xml:space="preserve"> development for Citizen Science and gamification.</w:t>
      </w:r>
    </w:p>
    <w:p>
      <w:pPr>
        <w:pStyle w:val="Normal"/>
        <w:rPr>
          <w:lang w:val="en-US"/>
        </w:rPr>
      </w:pPr>
      <w:r>
        <w:rPr>
          <w:lang w:val="en-US"/>
        </w:rPr>
        <w:t xml:space="preserve">The </w:t>
      </w:r>
      <w:del w:id="35" w:author="Simon Bénateau" w:date="2019-06-18T11:43:51Z">
        <w:r>
          <w:rPr>
            <w:lang w:val="en-US"/>
          </w:rPr>
          <w:delText>“</w:delText>
        </w:r>
      </w:del>
      <w:ins w:id="36" w:author="Simon Bénateau" w:date="2019-06-18T11:43:52Z">
        <w:r>
          <w:rPr>
            <w:lang w:val="en-US"/>
          </w:rPr>
          <w:t>‘</w:t>
        </w:r>
      </w:ins>
      <w:r>
        <w:rPr>
          <w:lang w:val="en-US"/>
        </w:rPr>
        <w:t>Galaxy platform</w:t>
      </w:r>
      <w:del w:id="37" w:author="Simon Bénateau" w:date="2019-06-18T11:43:54Z">
        <w:r>
          <w:rPr>
            <w:lang w:val="en-US"/>
          </w:rPr>
          <w:delText>”</w:delText>
        </w:r>
      </w:del>
      <w:ins w:id="38" w:author="Simon Bénateau" w:date="2019-06-18T11:43:54Z">
        <w:r>
          <w:rPr>
            <w:lang w:val="en-US"/>
          </w:rPr>
          <w:t>’</w:t>
        </w:r>
      </w:ins>
      <w:r>
        <w:rPr>
          <w:lang w:val="en-US"/>
        </w:rPr>
        <w:t xml:space="preserve"> small scale experiment was conducting through 2 different steps: 1</w:t>
      </w:r>
      <w:del w:id="39" w:author="Simon Bénateau" w:date="2019-06-18T11:08:25Z">
        <w:r>
          <w:rPr>
            <w:lang w:val="en-US"/>
          </w:rPr>
          <w:delText>/</w:delText>
        </w:r>
      </w:del>
      <w:ins w:id="40" w:author="Simon Bénateau" w:date="2019-06-18T11:08:25Z">
        <w:r>
          <w:rPr>
            <w:lang w:val="en-US"/>
          </w:rPr>
          <w:t>.</w:t>
        </w:r>
      </w:ins>
      <w:r>
        <w:rPr>
          <w:lang w:val="en-US"/>
        </w:rPr>
        <w:t xml:space="preserve"> investigate the creation of a game-based user interface to access Galaxy platform </w:t>
      </w:r>
      <w:del w:id="41" w:author="Simon Bénateau" w:date="2019-06-18T11:43:45Z">
        <w:r>
          <w:rPr>
            <w:lang w:val="en-US"/>
          </w:rPr>
          <w:delText>“</w:delText>
        </w:r>
      </w:del>
      <w:ins w:id="42" w:author="Simon Bénateau" w:date="2019-06-18T11:43:45Z">
        <w:r>
          <w:rPr>
            <w:lang w:val="en-US"/>
          </w:rPr>
          <w:t>‘</w:t>
        </w:r>
      </w:ins>
      <w:r>
        <w:rPr>
          <w:lang w:val="en-US"/>
        </w:rPr>
        <w:t>objects</w:t>
      </w:r>
      <w:del w:id="43" w:author="Simon Bénateau" w:date="2019-06-18T11:43:47Z">
        <w:r>
          <w:rPr>
            <w:lang w:val="en-US"/>
          </w:rPr>
          <w:delText>”</w:delText>
        </w:r>
      </w:del>
      <w:ins w:id="44" w:author="Simon Bénateau" w:date="2019-06-18T11:43:47Z">
        <w:r>
          <w:rPr>
            <w:lang w:val="en-US"/>
          </w:rPr>
          <w:t>’</w:t>
        </w:r>
      </w:ins>
      <w:r>
        <w:rPr>
          <w:lang w:val="en-US"/>
        </w:rPr>
        <w:t xml:space="preserve"> (scientific datasets, tools, workflows) and 2</w:t>
      </w:r>
      <w:del w:id="45" w:author="Simon Bénateau" w:date="2019-06-18T11:08:46Z">
        <w:r>
          <w:rPr>
            <w:lang w:val="en-US"/>
          </w:rPr>
          <w:delText>/</w:delText>
        </w:r>
      </w:del>
      <w:ins w:id="46" w:author="Simon Bénateau" w:date="2019-06-18T11:08:46Z">
        <w:r>
          <w:rPr>
            <w:lang w:val="en-US"/>
          </w:rPr>
          <w:t>.</w:t>
        </w:r>
      </w:ins>
      <w:r>
        <w:rPr>
          <w:lang w:val="en-US"/>
        </w:rPr>
        <w:t xml:space="preserve"> investigate the use of Galaxy as a massively multi-user online scientific platform</w:t>
      </w:r>
    </w:p>
    <w:p>
      <w:pPr>
        <w:pStyle w:val="Normal"/>
        <w:rPr>
          <w:lang w:val="en-US"/>
        </w:rPr>
      </w:pPr>
      <w:r>
        <w:rPr>
          <w:lang w:val="en-US"/>
        </w:rPr>
        <w:t>1</w:t>
      </w:r>
      <w:del w:id="47" w:author="Simon Bénateau" w:date="2019-06-18T11:08:27Z">
        <w:r>
          <w:rPr>
            <w:lang w:val="en-US"/>
          </w:rPr>
          <w:delText>/</w:delText>
        </w:r>
      </w:del>
      <w:ins w:id="48" w:author="Simon Bénateau" w:date="2019-06-18T11:08:28Z">
        <w:r>
          <w:rPr>
            <w:lang w:val="en-US"/>
          </w:rPr>
          <w:t>.</w:t>
        </w:r>
      </w:ins>
      <w:r>
        <w:rPr>
          <w:lang w:val="en-US"/>
        </w:rPr>
        <w:t xml:space="preserve"> Game-based Galaxy user interface (GGUI ?)</w:t>
      </w:r>
    </w:p>
    <w:p>
      <w:pPr>
        <w:pStyle w:val="Normal"/>
        <w:rPr>
          <w:lang w:val="en-US"/>
        </w:rPr>
      </w:pPr>
      <w:r>
        <w:rPr>
          <w:lang w:val="en-US"/>
        </w:rPr>
        <w:t>a) A first pure development phas</w:t>
      </w:r>
      <w:del w:id="49" w:author="Simon Bénateau" w:date="2019-06-18T11:07:21Z">
        <w:r>
          <w:rPr>
            <w:lang w:val="en-US"/>
          </w:rPr>
          <w:delText>i</w:delText>
        </w:r>
      </w:del>
      <w:ins w:id="50" w:author="Simon Bénateau" w:date="2019-06-18T11:07:21Z">
        <w:r>
          <w:rPr>
            <w:lang w:val="en-US"/>
          </w:rPr>
          <w:t>e</w:t>
        </w:r>
      </w:ins>
      <w:del w:id="51" w:author="Simon Bénateau" w:date="2019-06-18T11:07:24Z">
        <w:r>
          <w:rPr>
            <w:lang w:val="en-US"/>
          </w:rPr>
          <w:delText>s</w:delText>
        </w:r>
      </w:del>
      <w:r>
        <w:rPr>
          <w:lang w:val="en-US"/>
        </w:rPr>
        <w:t xml:space="preserve"> was corresponding to testing the use of</w:t>
      </w:r>
      <w:ins w:id="52" w:author="Simon Bénateau" w:date="2019-06-18T11:10:08Z">
        <w:r>
          <w:rPr>
            <w:lang w:val="en-US"/>
          </w:rPr>
          <w:t xml:space="preserve"> the</w:t>
        </w:r>
      </w:ins>
      <w:r>
        <w:rPr>
          <w:lang w:val="en-US"/>
        </w:rPr>
        <w:t xml:space="preserve"> Unity engine to facilitate the creation of game-based graphical user interface to Galaxy scientific platform.  We demonstrate</w:t>
      </w:r>
      <w:del w:id="53" w:author="Simon Bénateau" w:date="2019-06-18T11:09:36Z">
        <w:r>
          <w:rPr>
            <w:lang w:val="en-US"/>
          </w:rPr>
          <w:delText>s</w:delText>
        </w:r>
      </w:del>
      <w:ins w:id="54" w:author="Simon Bénateau" w:date="2019-06-18T11:09:36Z">
        <w:r>
          <w:rPr>
            <w:lang w:val="en-US"/>
          </w:rPr>
          <w:t>d</w:t>
        </w:r>
      </w:ins>
      <w:r>
        <w:rPr>
          <w:lang w:val="en-US"/>
        </w:rPr>
        <w:t xml:space="preserve"> </w:t>
      </w:r>
      <w:ins w:id="55" w:author="Simon Bénateau" w:date="2019-06-18T11:10:32Z">
        <w:r>
          <w:rPr>
            <w:lang w:val="en-US"/>
          </w:rPr>
          <w:t xml:space="preserve">the </w:t>
        </w:r>
      </w:ins>
      <w:r>
        <w:rPr>
          <w:lang w:val="en-US"/>
        </w:rPr>
        <w:t>technical possibilities to interact with Galaxy “objects” such as datasets, tools and workflows. Unfortunately, a huge amount of effort will be needed to go further taking into account notably user experience to create a complete new graphical user interface based on this technical Unity-Galaxy bridge. Thus, an important collaboration has to be created with game designer and game developer to propose a full project to create such a Unity-based Galaxy interface. Thanks to the GAPARS project, first connections have been made.</w:t>
      </w:r>
    </w:p>
    <w:p>
      <w:pPr>
        <w:pStyle w:val="Normal"/>
        <w:rPr>
          <w:lang w:val="en-US"/>
          <w:del w:id="70" w:author="Simon Bénateau" w:date="2019-06-19T14:16:34Z"/>
        </w:rPr>
      </w:pPr>
      <w:r>
        <w:rPr>
          <w:lang w:val="en-US"/>
        </w:rPr>
        <w:t xml:space="preserve">b) </w:t>
      </w:r>
      <w:del w:id="56" w:author="Simon Bénateau" w:date="2019-06-18T11:11:50Z">
        <w:r>
          <w:rPr>
            <w:lang w:val="en-US"/>
          </w:rPr>
          <w:delText>At a</w:delText>
        </w:r>
      </w:del>
      <w:ins w:id="57" w:author="Simon Bénateau" w:date="2019-06-18T11:11:50Z">
        <w:r>
          <w:rPr>
            <w:lang w:val="en-US"/>
          </w:rPr>
          <w:t>During the</w:t>
        </w:r>
      </w:ins>
      <w:r>
        <w:rPr>
          <w:lang w:val="en-US"/>
        </w:rPr>
        <w:t xml:space="preserve"> second phas</w:t>
      </w:r>
      <w:del w:id="58" w:author="Simon Bénateau" w:date="2019-06-18T11:11:23Z">
        <w:r>
          <w:rPr>
            <w:lang w:val="en-US"/>
          </w:rPr>
          <w:delText>is</w:delText>
        </w:r>
      </w:del>
      <w:ins w:id="59" w:author="Simon Bénateau" w:date="2019-06-18T11:11:25Z">
        <w:r>
          <w:rPr>
            <w:lang w:val="en-US"/>
          </w:rPr>
          <w:t>e</w:t>
        </w:r>
      </w:ins>
      <w:r>
        <w:rPr>
          <w:lang w:val="en-US"/>
        </w:rPr>
        <w:t>, we investigated others solutions, with existing complete user interface</w:t>
      </w:r>
      <w:ins w:id="60" w:author="Simon Bénateau" w:date="2019-06-18T11:12:13Z">
        <w:r>
          <w:rPr>
            <w:lang w:val="en-US"/>
          </w:rPr>
          <w:t>s</w:t>
        </w:r>
      </w:ins>
      <w:r>
        <w:rPr>
          <w:lang w:val="en-US"/>
        </w:rPr>
        <w:t>, wh</w:t>
      </w:r>
      <w:del w:id="61" w:author="Simon Bénateau" w:date="2019-06-18T11:12:20Z">
        <w:r>
          <w:rPr>
            <w:lang w:val="en-US"/>
          </w:rPr>
          <w:delText>o</w:delText>
        </w:r>
      </w:del>
      <w:ins w:id="62" w:author="Simon Bénateau" w:date="2019-06-18T11:12:20Z">
        <w:r>
          <w:rPr>
            <w:lang w:val="en-US"/>
          </w:rPr>
          <w:t>ich</w:t>
        </w:r>
      </w:ins>
      <w:r>
        <w:rPr>
          <w:lang w:val="en-US"/>
        </w:rPr>
        <w:t xml:space="preserve"> can be used in combination with Galaxy and wh</w:t>
      </w:r>
      <w:del w:id="63" w:author="Simon Bénateau" w:date="2019-06-18T11:12:26Z">
        <w:r>
          <w:rPr>
            <w:lang w:val="en-US"/>
          </w:rPr>
          <w:delText>o</w:delText>
        </w:r>
      </w:del>
      <w:ins w:id="64" w:author="Simon Bénateau" w:date="2019-06-18T11:12:26Z">
        <w:r>
          <w:rPr>
            <w:lang w:val="en-US"/>
          </w:rPr>
          <w:t>ich</w:t>
        </w:r>
      </w:ins>
      <w:r>
        <w:rPr>
          <w:lang w:val="en-US"/>
        </w:rPr>
        <w:t xml:space="preserve"> can provide a relevant solution to </w:t>
      </w:r>
      <w:del w:id="65" w:author="Simon Bénateau" w:date="2019-06-18T11:12:34Z">
        <w:r>
          <w:rPr>
            <w:lang w:val="en-US"/>
          </w:rPr>
          <w:delText>ameliorate</w:delText>
        </w:r>
      </w:del>
      <w:ins w:id="66" w:author="Simon Bénateau" w:date="2019-06-18T11:12:34Z">
        <w:r>
          <w:rPr>
            <w:lang w:val="en-US"/>
          </w:rPr>
          <w:t>improve</w:t>
        </w:r>
      </w:ins>
      <w:r>
        <w:rPr>
          <w:lang w:val="en-US"/>
        </w:rPr>
        <w:t xml:space="preserve"> manners data literacy is taught. To do so, </w:t>
      </w:r>
      <w:del w:id="67" w:author="Unknown Author" w:date="2019-06-17T15:37:56Z">
        <w:r>
          <w:rPr>
            <w:rFonts w:eastAsia="Wingdings" w:cs="Wingdings" w:ascii="Wingdings" w:hAnsi="Wingdings"/>
            <w:b/>
            <w:lang w:val="en-US"/>
          </w:rPr>
          <w:delText></w:delText>
        </w:r>
      </w:del>
      <w:del w:id="68" w:author="Unknown Author" w:date="2019-06-17T15:37:56Z">
        <w:r>
          <w:rPr>
            <w:b/>
            <w:lang w:val="en-US"/>
          </w:rPr>
          <w:delText>******Simon</w:delText>
        </w:r>
      </w:del>
      <w:del w:id="69" w:author="Unknown Author" w:date="2019-06-17T15:37:56Z">
        <w:r>
          <w:rPr>
            <w:lang w:val="en-US"/>
          </w:rPr>
          <w:delText xml:space="preserve"> </w:delText>
        </w:r>
      </w:del>
    </w:p>
    <w:p>
      <w:pPr>
        <w:pStyle w:val="Normal"/>
        <w:rPr/>
      </w:pPr>
      <w:del w:id="71" w:author="Unknown Author" w:date="2019-06-17T15:37:56Z">
        <w:r>
          <w:rPr>
            <w:lang w:val="en-US"/>
          </w:rPr>
          <w:delText>B</w:delText>
        </w:r>
      </w:del>
      <w:ins w:id="72" w:author="Unknown Author" w:date="2019-06-17T15:38:14Z">
        <w:r>
          <w:rPr>
            <w:lang w:val="en-US"/>
          </w:rPr>
          <w:t>b</w:t>
        </w:r>
      </w:ins>
      <w:commentRangeStart w:id="1"/>
      <w:r>
        <w:rPr>
          <w:lang w:val="en-US"/>
        </w:rPr>
        <w:t xml:space="preserve">ased on an existing French Galaxy for </w:t>
      </w:r>
      <w:del w:id="73" w:author="Unknown Author" w:date="2019-06-17T15:38:25Z">
        <w:r>
          <w:rPr>
            <w:lang w:val="en-US"/>
          </w:rPr>
          <w:delText>e</w:delText>
        </w:r>
      </w:del>
      <w:ins w:id="74" w:author="Unknown Author" w:date="2019-06-17T15:38:25Z">
        <w:r>
          <w:rPr>
            <w:lang w:val="en-US"/>
          </w:rPr>
          <w:t>E</w:t>
        </w:r>
      </w:ins>
      <w:r>
        <w:rPr>
          <w:lang w:val="en-US"/>
        </w:rPr>
        <w:t xml:space="preserve">cology platform we have already developed, this small-scale experiment </w:t>
      </w:r>
      <w:del w:id="75" w:author="Simon Bénateau" w:date="2019-06-18T11:13:56Z">
        <w:r>
          <w:rPr>
            <w:lang w:val="en-US"/>
          </w:rPr>
          <w:delText xml:space="preserve">was </w:delText>
        </w:r>
      </w:del>
      <w:r>
        <w:rPr>
          <w:lang w:val="en-US"/>
        </w:rPr>
        <w:t>allow</w:t>
      </w:r>
      <w:del w:id="76" w:author="Simon Bénateau" w:date="2019-06-18T11:13:59Z">
        <w:r>
          <w:rPr>
            <w:lang w:val="en-US"/>
          </w:rPr>
          <w:delText>ing</w:delText>
        </w:r>
      </w:del>
      <w:ins w:id="77" w:author="Simon Bénateau" w:date="2019-06-18T11:13:59Z">
        <w:r>
          <w:rPr>
            <w:lang w:val="en-US"/>
          </w:rPr>
          <w:t>ed</w:t>
        </w:r>
      </w:ins>
      <w:ins w:id="78" w:author="Simon Bénateau" w:date="2019-06-18T11:14:01Z">
        <w:r>
          <w:rPr>
            <w:lang w:val="en-US"/>
          </w:rPr>
          <w:t xml:space="preserve"> us </w:t>
        </w:r>
      </w:ins>
      <w:del w:id="79" w:author="Simon Bénateau" w:date="2019-06-18T11:14:02Z">
        <w:r>
          <w:rPr>
            <w:lang w:val="en-US"/>
          </w:rPr>
          <w:delText xml:space="preserve"> the </w:delText>
        </w:r>
      </w:del>
      <w:ins w:id="80" w:author="Simon Bénateau" w:date="2019-06-18T11:14:04Z">
        <w:r>
          <w:rPr>
            <w:lang w:val="en-US"/>
          </w:rPr>
          <w:t xml:space="preserve">to </w:t>
        </w:r>
      </w:ins>
      <w:r>
        <w:rPr>
          <w:lang w:val="en-US"/>
        </w:rPr>
        <w:t xml:space="preserve">build </w:t>
      </w:r>
      <w:del w:id="81" w:author="Simon Bénateau" w:date="2019-06-18T11:14:27Z">
        <w:r>
          <w:rPr>
            <w:lang w:val="en-US"/>
          </w:rPr>
          <w:delText xml:space="preserve">of </w:delText>
        </w:r>
      </w:del>
      <w:r>
        <w:rPr>
          <w:lang w:val="en-US"/>
        </w:rPr>
        <w:t>an access to scientific data, tools and workflows relevant for teachers and their students and a user friendly interface allowing game style development is in progress.</w:t>
      </w:r>
      <w:commentRangeEnd w:id="1"/>
      <w:r>
        <w:commentReference w:id="1"/>
      </w:r>
      <w:r>
        <w:rPr>
          <w:lang w:val="en-US"/>
        </w:rPr>
      </w:r>
    </w:p>
    <w:p>
      <w:pPr>
        <w:pStyle w:val="Normal"/>
        <w:rPr/>
      </w:pPr>
      <w:ins w:id="82" w:author="Unknown Author" w:date="2019-06-17T16:41:08Z">
        <w:r>
          <w:rPr>
            <w:lang w:val="en-US"/>
          </w:rPr>
          <w:t>Four</w:t>
        </w:r>
      </w:ins>
      <w:ins w:id="83" w:author="Unknown Author" w:date="2019-06-17T15:53:05Z">
        <w:r>
          <w:rPr>
            <w:lang w:val="en-US"/>
          </w:rPr>
          <w:t xml:space="preserve"> teachers involved in our citizen science programs participated to workshops. We provided data from the programs and they could use all the existing software and platforms to start the analysis. We asked them to propose activities and </w:t>
        </w:r>
      </w:ins>
      <w:ins w:id="84" w:author="Simon Bénateau" w:date="2019-06-19T14:17:15Z">
        <w:r>
          <w:rPr>
            <w:lang w:val="en-US"/>
          </w:rPr>
          <w:t xml:space="preserve">to </w:t>
        </w:r>
      </w:ins>
      <w:ins w:id="85" w:author="Unknown Author" w:date="2019-06-17T15:53:05Z">
        <w:r>
          <w:rPr>
            <w:lang w:val="en-US"/>
          </w:rPr>
          <w:t>give us example of the difficulties they had during the process. Our platform (galaxy-E</w:t>
        </w:r>
      </w:ins>
      <w:ins w:id="86" w:author="Simon Bénateau" w:date="2019-06-18T11:19:34Z">
        <w:r>
          <w:rPr>
            <w:lang w:val="en-US"/>
          </w:rPr>
          <w:t xml:space="preserve"> completed with tools </w:t>
        </w:r>
      </w:ins>
      <w:ins w:id="87" w:author="Simon Bénateau" w:date="2019-06-18T11:20:00Z">
        <w:r>
          <w:rPr>
            <w:lang w:val="en-US"/>
          </w:rPr>
          <w:t>specifically designed for the GGUI</w:t>
        </w:r>
      </w:ins>
      <w:ins w:id="88" w:author="Unknown Author" w:date="2019-06-17T15:53:05Z">
        <w:r>
          <w:rPr>
            <w:lang w:val="en-US"/>
          </w:rPr>
          <w:t>) was able to treat all the questions raised during the workshop</w:t>
        </w:r>
      </w:ins>
      <w:ins w:id="89" w:author="Simon Bénateau" w:date="2019-06-18T11:24:34Z">
        <w:r>
          <w:rPr>
            <w:lang w:val="en-US"/>
          </w:rPr>
          <w:t xml:space="preserve"> and has open new possibilities</w:t>
        </w:r>
      </w:ins>
      <w:ins w:id="90" w:author="Simon Bénateau" w:date="2019-06-18T11:25:00Z">
        <w:r>
          <w:rPr>
            <w:lang w:val="en-US"/>
          </w:rPr>
          <w:t xml:space="preserve"> has it will provide access to large amount of data and a powerful tool to analyse data</w:t>
        </w:r>
      </w:ins>
      <w:ins w:id="91" w:author="Unknown Author" w:date="2019-06-17T15:53:05Z">
        <w:r>
          <w:rPr>
            <w:lang w:val="en-US"/>
          </w:rPr>
          <w:t>.</w:t>
        </w:r>
      </w:ins>
    </w:p>
    <w:p>
      <w:pPr>
        <w:pStyle w:val="Normal"/>
        <w:rPr>
          <w:lang w:val="en-US"/>
          <w:del w:id="106" w:author="Simon Bénateau" w:date="2019-06-19T14:18:39Z"/>
        </w:rPr>
      </w:pPr>
      <w:ins w:id="92" w:author="Unknown Author" w:date="2019-06-17T15:53:05Z">
        <w:r>
          <w:rPr>
            <w:lang w:val="en-US"/>
          </w:rPr>
          <w:t xml:space="preserve">We then focused on the </w:t>
        </w:r>
      </w:ins>
      <w:del w:id="93" w:author="Simon Bénateau" w:date="2019-06-18T11:15:16Z">
        <w:r>
          <w:rPr>
            <w:lang w:val="en-US"/>
          </w:rPr>
          <w:delText>interface</w:delText>
        </w:r>
      </w:del>
      <w:ins w:id="94" w:author="Simon Bénateau" w:date="2019-06-18T11:15:16Z">
        <w:r>
          <w:rPr>
            <w:lang w:val="en-US"/>
          </w:rPr>
          <w:t>user experience</w:t>
        </w:r>
      </w:ins>
      <w:ins w:id="95" w:author="Unknown Author" w:date="2019-06-17T15:53:05Z">
        <w:r>
          <w:rPr>
            <w:lang w:val="en-US"/>
          </w:rPr>
          <w:t xml:space="preserve"> to propose a</w:t>
        </w:r>
      </w:ins>
      <w:ins w:id="96" w:author="Simon Bénateau" w:date="2019-06-18T11:16:17Z">
        <w:r>
          <w:rPr>
            <w:lang w:val="en-US"/>
          </w:rPr>
          <w:t>n innovative</w:t>
        </w:r>
      </w:ins>
      <w:ins w:id="97" w:author="Simon Bénateau" w:date="2019-06-18T11:22:00Z">
        <w:r>
          <w:rPr>
            <w:lang w:val="en-US"/>
          </w:rPr>
          <w:t xml:space="preserve"> gamified </w:t>
        </w:r>
      </w:ins>
      <w:del w:id="98" w:author="Simon Bénateau" w:date="2019-06-18T11:22:25Z">
        <w:r>
          <w:rPr>
            <w:lang w:val="en-US"/>
          </w:rPr>
          <w:delText xml:space="preserve"> </w:delText>
        </w:r>
      </w:del>
      <w:ins w:id="99" w:author="Unknown Author" w:date="2019-06-17T15:53:05Z">
        <w:r>
          <w:rPr>
            <w:lang w:val="en-US"/>
          </w:rPr>
          <w:t>user-friendly interface and</w:t>
        </w:r>
      </w:ins>
      <w:del w:id="100" w:author="Simon Bénateau" w:date="2019-06-18T11:16:33Z">
        <w:r>
          <w:rPr>
            <w:lang w:val="en-US"/>
          </w:rPr>
          <w:delText xml:space="preserve"> </w:delText>
        </w:r>
      </w:del>
      <w:ins w:id="101" w:author="Simon Bénateau" w:date="2019-06-18T11:16:34Z">
        <w:r>
          <w:rPr>
            <w:lang w:val="en-US"/>
          </w:rPr>
          <w:t xml:space="preserve"> </w:t>
        </w:r>
      </w:ins>
      <w:ins w:id="102" w:author="Unknown Author" w:date="2019-06-17T15:53:05Z">
        <w:r>
          <w:rPr>
            <w:lang w:val="en-US"/>
          </w:rPr>
          <w:t>scenarios</w:t>
        </w:r>
      </w:ins>
      <w:del w:id="103" w:author="Simon Bénateau" w:date="2019-06-18T11:15:35Z">
        <w:r>
          <w:rPr>
            <w:lang w:val="en-US"/>
          </w:rPr>
          <w:delText xml:space="preserve"> suitthrough</w:delText>
        </w:r>
      </w:del>
      <w:del w:id="104" w:author="Simon Bénateau" w:date="2019-06-18T11:22:29Z">
        <w:r>
          <w:rPr>
            <w:lang w:val="en-US"/>
          </w:rPr>
          <w:delText xml:space="preserve"> </w:delText>
        </w:r>
      </w:del>
      <w:ins w:id="105" w:author="Simon Bénateau" w:date="2019-06-18T11:22:30Z">
        <w:r>
          <w:rPr>
            <w:lang w:val="en-US"/>
          </w:rPr>
          <w:t>.</w:t>
        </w:r>
      </w:ins>
    </w:p>
    <w:p>
      <w:pPr>
        <w:pStyle w:val="Normal"/>
        <w:rPr/>
      </w:pPr>
      <w:del w:id="107" w:author="Unknown Author" w:date="2019-06-17T15:50:50Z">
        <w:r>
          <w:rPr>
            <w:lang w:val="en-US"/>
          </w:rPr>
          <w:delText>autumn 2018, we will work with a team of teachers to identify their needs. From this, we will develop a wireframe of the functionalities and graphical user interface to build a first Proof of concept of what we call « Galaxy-bricks»</w:delText>
        </w:r>
      </w:del>
      <w:del w:id="108" w:author="Simon Bénateau" w:date="2019-06-19T14:18:40Z">
        <w:r>
          <w:rPr/>
          <w:commentReference w:id="2"/>
        </w:r>
      </w:del>
    </w:p>
    <w:p>
      <w:pPr>
        <w:pStyle w:val="Normal"/>
        <w:rPr/>
      </w:pPr>
      <w:del w:id="109" w:author="Simon Bénateau" w:date="2019-06-19T14:18:40Z">
        <w:r>
          <w:rPr>
            <w:lang w:val="en-US"/>
          </w:rPr>
          <w:delText>-workshop with teachers -&gt; needs in terms of data, tools, interface (comparison with excel)</w:delText>
        </w:r>
      </w:del>
    </w:p>
    <w:p>
      <w:pPr>
        <w:pStyle w:val="Normal"/>
        <w:rPr/>
      </w:pPr>
      <w:ins w:id="110" w:author="Simon Bénateau" w:date="2019-06-19T14:18:42Z">
        <w:r>
          <w:rPr>
            <w:lang w:val="en-US"/>
          </w:rPr>
          <w:t xml:space="preserve"> </w:t>
        </w:r>
      </w:ins>
      <w:ins w:id="111" w:author="Simon Bénateau" w:date="2019-06-18T11:29:00Z">
        <w:r>
          <w:rPr>
            <w:lang w:val="en-US"/>
          </w:rPr>
          <w:t xml:space="preserve">The gamified interface and scenarios increase the interest of the participants and </w:t>
        </w:r>
      </w:ins>
      <w:ins w:id="112" w:author="Simon Bénateau" w:date="2019-06-18T11:30:27Z">
        <w:r>
          <w:rPr>
            <w:lang w:val="en-US"/>
          </w:rPr>
          <w:t>lift some of the common constraints linked with data lit</w:t>
        </w:r>
      </w:ins>
      <w:ins w:id="113" w:author="Simon Bénateau" w:date="2019-06-18T11:31:00Z">
        <w:r>
          <w:rPr>
            <w:lang w:val="en-US"/>
          </w:rPr>
          <w:t xml:space="preserve">eracy education such as complex tools, long formation </w:t>
        </w:r>
      </w:ins>
      <w:ins w:id="114" w:author="Simon Bénateau" w:date="2019-06-18T11:41:13Z">
        <w:r>
          <w:rPr>
            <w:lang w:val="en-US"/>
          </w:rPr>
          <w:t>of the teachers and stimulate the interest for</w:t>
        </w:r>
      </w:ins>
      <w:ins w:id="115" w:author="Simon Bénateau" w:date="2019-06-18T11:42:00Z">
        <w:r>
          <w:rPr>
            <w:lang w:val="en-US"/>
          </w:rPr>
          <w:t xml:space="preserve"> the students and participant as they can directly </w:t>
        </w:r>
      </w:ins>
      <w:ins w:id="116" w:author="Simon Bénateau" w:date="2019-06-18T11:43:07Z">
        <w:r>
          <w:rPr>
            <w:lang w:val="en-US"/>
          </w:rPr>
          <w:t>interact and ‘play’ with the data</w:t>
        </w:r>
      </w:ins>
      <w:ins w:id="117" w:author="Simon Bénateau" w:date="2019-06-18T11:48:52Z">
        <w:r>
          <w:rPr>
            <w:lang w:val="en-US"/>
          </w:rPr>
          <w:t>.</w:t>
        </w:r>
      </w:ins>
      <w:ins w:id="118" w:author="Simon Bénateau" w:date="2019-06-19T14:19:43Z">
        <w:r>
          <w:rPr>
            <w:lang w:val="en-US"/>
          </w:rPr>
          <w:t xml:space="preserve"> </w:t>
        </w:r>
      </w:ins>
      <w:ins w:id="119" w:author="Simon Bénateau" w:date="2019-06-19T14:20:47Z">
        <w:r>
          <w:rPr>
            <w:lang w:val="en-US"/>
          </w:rPr>
          <w:t>The ease of use allows teachers of fields where the of computer</w:t>
        </w:r>
      </w:ins>
      <w:ins w:id="120" w:author="Simon Bénateau" w:date="2019-06-19T14:22:13Z">
        <w:r>
          <w:rPr>
            <w:lang w:val="en-US"/>
          </w:rPr>
          <w:t xml:space="preserve"> is rare to rapidly adapt and </w:t>
        </w:r>
      </w:ins>
      <w:ins w:id="121" w:author="Simon Bénateau" w:date="2019-06-19T14:23:08Z">
        <w:r>
          <w:rPr>
            <w:lang w:val="en-US"/>
          </w:rPr>
          <w:t xml:space="preserve">to build bridges between fields. Data collection and </w:t>
        </w:r>
      </w:ins>
      <w:ins w:id="122" w:author="Simon Bénateau" w:date="2019-06-19T14:24:20Z">
        <w:r>
          <w:rPr>
            <w:lang w:val="en-US"/>
          </w:rPr>
          <w:t>input can be done during ecology class and data analysis during ma</w:t>
        </w:r>
      </w:ins>
      <w:ins w:id="123" w:author="Simon Bénateau" w:date="2019-06-19T14:25:00Z">
        <w:r>
          <w:rPr>
            <w:lang w:val="en-US"/>
          </w:rPr>
          <w:t>thematics and the output of these analysis can be used again in ecology class.</w:t>
        </w:r>
      </w:ins>
    </w:p>
    <w:p>
      <w:pPr>
        <w:pStyle w:val="Normal"/>
        <w:rPr/>
      </w:pPr>
      <w:del w:id="124" w:author="Simon Bénateau" w:date="2019-06-19T14:26:33Z">
        <w:r>
          <w:rPr>
            <w:lang w:val="en-US"/>
          </w:rPr>
          <w:delText>-focus on citizen science (data literacy + ecology + IT/Applied mathematics)+(citizen science = involvement of citizen in the production of data and here we want to test the use of citizen to analyse data) -&gt; Vigie-Nature Ecole</w:delText>
        </w:r>
      </w:del>
    </w:p>
    <w:p>
      <w:pPr>
        <w:pStyle w:val="Normal"/>
        <w:rPr/>
      </w:pPr>
      <w:ins w:id="125" w:author="Simon Bénateau" w:date="2019-06-19T14:27:04Z">
        <w:r>
          <w:rPr>
            <w:lang w:val="en-US"/>
          </w:rPr>
          <w:t>W</w:t>
        </w:r>
      </w:ins>
      <w:ins w:id="126" w:author="Simon Bénateau" w:date="2019-06-18T11:50:01Z">
        <w:r>
          <w:rPr>
            <w:lang w:val="en-US"/>
          </w:rPr>
          <w:t xml:space="preserve">e investigated </w:t>
        </w:r>
      </w:ins>
      <w:ins w:id="127" w:author="Simon Bénateau" w:date="2019-06-18T12:56:23Z">
        <w:r>
          <w:rPr>
            <w:lang w:val="en-US"/>
          </w:rPr>
          <w:t>different existing solutio</w:t>
        </w:r>
      </w:ins>
      <w:ins w:id="128" w:author="Simon Bénateau" w:date="2019-06-18T12:59:22Z">
        <w:r>
          <w:rPr>
            <w:lang w:val="en-US"/>
          </w:rPr>
          <w:t>n</w:t>
        </w:r>
      </w:ins>
      <w:ins w:id="129" w:author="Simon Bénateau" w:date="2019-06-18T12:59:22Z">
        <w:r>
          <w:rPr>
            <w:lang w:val="en-US"/>
          </w:rPr>
          <w:t>s</w:t>
        </w:r>
      </w:ins>
      <w:ins w:id="130" w:author="Simon Bénateau" w:date="2019-06-18T12:59:22Z">
        <w:r>
          <w:rPr>
            <w:lang w:val="en-US"/>
          </w:rPr>
          <w:t xml:space="preserve"> in order to test a first version of our </w:t>
        </w:r>
      </w:ins>
      <w:ins w:id="131" w:author="Simon Bénateau" w:date="2019-06-18T13:00:04Z">
        <w:r>
          <w:rPr>
            <w:lang w:val="en-US"/>
          </w:rPr>
          <w:t>platform and reduce the time needed for the development. We compared Scratch, Bio</w:t>
        </w:r>
      </w:ins>
      <w:ins w:id="132" w:author="Simon Bénateau" w:date="2019-06-18T13:03:25Z">
        <w:r>
          <w:rPr>
            <w:lang w:val="en-US"/>
          </w:rPr>
          <w:t>Blocks, WAVE, Galaksio and NGPh</w:t>
        </w:r>
      </w:ins>
      <w:ins w:id="133" w:author="Simon Bénateau" w:date="2019-06-18T13:04:00Z">
        <w:r>
          <w:rPr>
            <w:lang w:val="en-US"/>
          </w:rPr>
          <w:t>ylogeny.</w:t>
        </w:r>
      </w:ins>
    </w:p>
    <w:p>
      <w:pPr>
        <w:pStyle w:val="Normal"/>
        <w:rPr>
          <w:lang w:val="en-US"/>
        </w:rPr>
      </w:pPr>
      <w:ins w:id="134" w:author="Simon Bénateau" w:date="2019-06-18T13:04:00Z">
        <w:r>
          <w:rPr>
            <w:lang w:val="en-US"/>
          </w:rPr>
          <w:t>Scratch is a pro</w:t>
        </w:r>
      </w:ins>
      <w:ins w:id="135" w:author="Simon Bénateau" w:date="2019-06-18T13:19:30Z">
        <w:r>
          <w:rPr>
            <w:lang w:val="en-US"/>
          </w:rPr>
          <w:t xml:space="preserve">gramming language already used to learn how to code in high </w:t>
        </w:r>
      </w:ins>
      <w:ins w:id="136" w:author="Simon Bénateau" w:date="2019-06-18T13:20:00Z">
        <w:r>
          <w:rPr>
            <w:lang w:val="en-US"/>
          </w:rPr>
          <w:t xml:space="preserve">schools. Users assemble graphical blocks of code together and form programs such as interactive stories, games or animations. This makes it a good candidate </w:t>
        </w:r>
      </w:ins>
      <w:ins w:id="137" w:author="Simon Bénateau" w:date="2019-06-18T13:23:57Z">
        <w:r>
          <w:rPr>
            <w:lang w:val="en-US"/>
          </w:rPr>
          <w:t>to adap</w:t>
        </w:r>
      </w:ins>
      <w:ins w:id="138" w:author="Simon Bénateau" w:date="2019-06-18T13:24:00Z">
        <w:r>
          <w:rPr>
            <w:lang w:val="en-US"/>
          </w:rPr>
          <w:t>t galaxy-E. As the concept of block of code is already present and the interface is already known by teachers and students. We were able to create an extension and we are now in the development phase to link the API of galaxy and scratch.</w:t>
        </w:r>
      </w:ins>
    </w:p>
    <w:p>
      <w:pPr>
        <w:pStyle w:val="Normal"/>
        <w:rPr/>
      </w:pPr>
      <w:ins w:id="139" w:author="Simon Bénateau" w:date="2019-06-18T13:24:00Z">
        <w:r>
          <w:rPr>
            <w:lang w:val="en-US"/>
          </w:rPr>
          <w:t xml:space="preserve">We also tried the use of bioBlocks which is based on </w:t>
        </w:r>
      </w:ins>
      <w:ins w:id="140" w:author="Simon Bénateau" w:date="2019-06-18T13:24:00Z">
        <w:r>
          <w:rPr>
            <w:lang w:val="en-US"/>
          </w:rPr>
          <w:t>S</w:t>
        </w:r>
      </w:ins>
      <w:ins w:id="141" w:author="Simon Bénateau" w:date="2019-06-18T13:24:00Z">
        <w:r>
          <w:rPr>
            <w:lang w:val="en-US"/>
          </w:rPr>
          <w:t>cratch but</w:t>
        </w:r>
      </w:ins>
      <w:ins w:id="142" w:author="Simon Bénateau" w:date="2019-06-18T13:31:10Z">
        <w:r>
          <w:rPr>
            <w:lang w:val="en-US"/>
          </w:rPr>
          <w:t xml:space="preserve"> designed to help the preparation of protocols. This solution was abandoned as the project is not supported any</w:t>
        </w:r>
      </w:ins>
      <w:ins w:id="143" w:author="Simon Bénateau" w:date="2019-06-18T13:32:01Z">
        <w:r>
          <w:rPr>
            <w:lang w:val="en-US"/>
          </w:rPr>
          <w:t>more.</w:t>
        </w:r>
      </w:ins>
    </w:p>
    <w:p>
      <w:pPr>
        <w:pStyle w:val="Normal"/>
        <w:rPr>
          <w:lang w:val="en-US"/>
          <w:del w:id="153" w:author="Simon Bénateau" w:date="2019-06-19T14:28:51Z"/>
        </w:rPr>
      </w:pPr>
      <w:ins w:id="144" w:author="Simon Bénateau" w:date="2019-06-18T13:32:01Z">
        <w:r>
          <w:rPr>
            <w:lang w:val="en-US"/>
          </w:rPr>
          <w:t>Others solutions we tested were developed for research purpose and already included a link with galaxy</w:t>
        </w:r>
      </w:ins>
      <w:ins w:id="145" w:author="Simon Bénateau" w:date="2019-06-18T13:33:22Z">
        <w:r>
          <w:rPr>
            <w:lang w:val="en-US"/>
          </w:rPr>
          <w:t xml:space="preserve"> and a simplified interface that we can modify toward our GGUI</w:t>
        </w:r>
      </w:ins>
      <w:ins w:id="146" w:author="Simon Bénateau" w:date="2019-06-18T13:34:10Z">
        <w:r>
          <w:rPr>
            <w:lang w:val="en-US"/>
          </w:rPr>
          <w:t xml:space="preserve"> project.</w:t>
        </w:r>
      </w:ins>
      <w:ins w:id="147" w:author="Simon Bénateau" w:date="2019-06-18T13:35:36Z">
        <w:r>
          <w:rPr>
            <w:lang w:val="en-US"/>
          </w:rPr>
          <w:t xml:space="preserve"> The solutions we tested are WAVE, Gala</w:t>
        </w:r>
      </w:ins>
      <w:ins w:id="148" w:author="Simon Bénateau" w:date="2019-06-18T13:36:02Z">
        <w:r>
          <w:rPr>
            <w:lang w:val="en-US"/>
          </w:rPr>
          <w:t>ksio and NGPhylogeny.fr. We chose NGPhylogeny</w:t>
        </w:r>
      </w:ins>
      <w:ins w:id="149" w:author="Simon Bénateau" w:date="2019-06-18T13:37:00Z">
        <w:r>
          <w:rPr>
            <w:lang w:val="en-US"/>
          </w:rPr>
          <w:t>.fr as it was the most recent and seemed to be be most flexible in term</w:t>
        </w:r>
      </w:ins>
      <w:ins w:id="150" w:author="Simon Bénateau" w:date="2019-06-18T13:38:00Z">
        <w:r>
          <w:rPr>
            <w:lang w:val="en-US"/>
          </w:rPr>
          <w:t xml:space="preserve"> of interface and tools we can use. We started a collaboration with the development team in the </w:t>
        </w:r>
      </w:ins>
      <w:ins w:id="151" w:author="Simon Bénateau" w:date="2019-06-18T13:51:29Z">
        <w:r>
          <w:rPr>
            <w:lang w:val="en-US"/>
          </w:rPr>
          <w:t>‘</w:t>
        </w:r>
      </w:ins>
      <w:ins w:id="152" w:author="Simon Bénateau" w:date="2019-06-18T13:39:09Z">
        <w:r>
          <w:rPr>
            <w:lang w:val="en-US"/>
          </w:rPr>
          <w:t>Institut Pasteur’</w:t>
        </w:r>
      </w:ins>
    </w:p>
    <w:p>
      <w:pPr>
        <w:pStyle w:val="Normal"/>
        <w:rPr/>
      </w:pPr>
      <w:del w:id="154" w:author="Simon Bénateau" w:date="2019-06-18T13:51:45Z">
        <w:r>
          <w:rPr>
            <w:lang w:val="en-US"/>
          </w:rPr>
          <w:delText>-several solutions Scratch/WAVE/Galaksio/NGPhylogeny and pros/cons of each solution + WIP on Scratch + NGPhylogeny -&gt; Scratch &amp; NGPhylogeny are kept, tests in progress</w:delText>
        </w:r>
      </w:del>
      <w:ins w:id="155" w:author="Simon Bénateau" w:date="2019-06-19T14:28:54Z">
        <w:r>
          <w:rPr>
            <w:lang w:val="en-US"/>
          </w:rPr>
          <w:t xml:space="preserve"> </w:t>
        </w:r>
      </w:ins>
      <w:ins w:id="156" w:author="Simon Bénateau" w:date="2019-06-18T13:52:23Z">
        <w:r>
          <w:rPr>
            <w:lang w:val="en-US"/>
          </w:rPr>
          <w:t>and deployed our own NGPhylogeny.fr</w:t>
        </w:r>
      </w:ins>
      <w:ins w:id="157" w:author="Simon Bénateau" w:date="2019-06-18T13:53:08Z">
        <w:r>
          <w:rPr>
            <w:lang w:val="en-US"/>
          </w:rPr>
          <w:t xml:space="preserve"> instance.</w:t>
        </w:r>
      </w:ins>
    </w:p>
    <w:p>
      <w:pPr>
        <w:pStyle w:val="Normal"/>
        <w:rPr/>
      </w:pPr>
      <w:del w:id="158" w:author="Simon Bénateau" w:date="2019-06-19T14:29:00Z">
        <w:r>
          <w:rPr>
            <w:b/>
            <w:lang w:val="en-US"/>
          </w:rPr>
          <w:delText>Simon/******</w:delText>
        </w:r>
      </w:del>
      <w:del w:id="159" w:author="Simon Bénateau" w:date="2019-06-19T14:29:00Z">
        <w:r>
          <w:rPr>
            <w:rFonts w:eastAsia="Wingdings" w:cs="Wingdings" w:ascii="Wingdings" w:hAnsi="Wingdings"/>
            <w:b/>
            <w:lang w:val="en-US"/>
          </w:rPr>
          <w:delText></w:delText>
        </w:r>
      </w:del>
    </w:p>
    <w:p>
      <w:pPr>
        <w:pStyle w:val="Normal"/>
        <w:rPr/>
      </w:pPr>
      <w:r>
        <w:rPr>
          <w:lang w:val="en-US"/>
        </w:rPr>
        <w:t>2</w:t>
      </w:r>
      <w:del w:id="160" w:author="Simon Bénateau" w:date="2019-06-18T11:08:52Z">
        <w:r>
          <w:rPr>
            <w:lang w:val="en-US"/>
          </w:rPr>
          <w:delText>/</w:delText>
        </w:r>
      </w:del>
      <w:ins w:id="161" w:author="Simon Bénateau" w:date="2019-06-18T11:08:53Z">
        <w:r>
          <w:rPr>
            <w:lang w:val="en-US"/>
          </w:rPr>
          <w:t>.</w:t>
        </w:r>
      </w:ins>
      <w:r>
        <w:rPr>
          <w:lang w:val="en-US"/>
        </w:rPr>
        <w:t xml:space="preserve"> Galaxy as a massively multi-user online scientific platform </w:t>
      </w:r>
    </w:p>
    <w:p>
      <w:pPr>
        <w:pStyle w:val="Normal"/>
        <w:rPr/>
      </w:pPr>
      <w:r>
        <w:rPr>
          <w:lang w:val="en-US"/>
        </w:rPr>
        <w:t xml:space="preserve">Currently, MMOS API is used in 2 main different manners to serve scientific data and analytic tools to different communities: (i) using Games as a front-end to access gamers and (ii) using MOOCS to access learners. Here we want to investigate the use of Galaxy as a massively multi-user online scientific platform. To give access to a multitude of scientific data, tools and workflows, the aim was to create connections between the MMOS system and the Galaxy Platform. Galaxy is a web platform allowing users to execute scientific tools and workflows on shared and/or on their own data with access to high performance computing facilities, without having computing science and/or programming skills. For now, it exists a huge community of contributors and users, and Galaxy instances are deployed and administrated all over the world. Three « main » Galaxy instance are publicly available, the US usegalaxy.org, the European usegalaxy.eu and the Australian usegalaxy.au. From these international main instances, the user can access thousands of tools, hundreds of workflows and To of reference datasets. The French Museum (MNHN) has strong links with the European instance who is now, thanks in part to the GAPARS project, hosting the international Galaxy-E (for Ecology) instance </w:t>
      </w:r>
      <w:hyperlink r:id="rId2">
        <w:r>
          <w:rPr>
            <w:rStyle w:val="InternetLink"/>
            <w:lang w:val="en-US"/>
          </w:rPr>
          <w:t>https://ecology.usegalaxy.eu/</w:t>
        </w:r>
      </w:hyperlink>
      <w:r>
        <w:rPr>
          <w:lang w:val="en-US"/>
        </w:rPr>
        <w:t xml:space="preserve">. In this small-scale experiment, connections has been established between our Galaxy-E instance with MMOS using both Galaxy and MMOS API. Tests will be made to create such links between the European usegalaxy.eu instance and MMOS. </w:t>
      </w:r>
    </w:p>
    <w:p>
      <w:pPr>
        <w:pStyle w:val="Normal"/>
        <w:rPr>
          <w:lang w:val="en-US"/>
          <w:del w:id="162" w:author="Simon Bénateau" w:date="2019-06-19T14:29:21Z"/>
        </w:rPr>
      </w:pPr>
      <w:r>
        <w:rPr>
          <w:lang w:val="en-US"/>
        </w:rPr>
        <w:t>Finally, small scale experiment deliverables will consist in the documentations and a « Galaxybricks</w:t>
      </w:r>
    </w:p>
    <w:p>
      <w:pPr>
        <w:pStyle w:val="Normal"/>
        <w:rPr/>
      </w:pPr>
      <w:r>
        <w:rPr>
          <w:lang w:val="en-US"/>
        </w:rPr>
        <w:t>» POC using our national Galaxy-E instance and/or the European usegalaxy.eu instance.</w:t>
      </w:r>
      <w:del w:id="163" w:author="Simon Bénateau" w:date="2019-06-19T13:21:47Z">
        <w:r>
          <w:rPr>
            <w:lang w:val="en-US"/>
          </w:rPr>
          <w:commentReference w:id="3"/>
        </w:r>
      </w:del>
      <w:del w:id="164" w:author="Simon Bénateau" w:date="2019-06-19T13:21:47Z">
        <w:r>
          <w:rPr>
            <w:lang w:val="en-US"/>
          </w:rPr>
          <w:commentReference w:id="4"/>
        </w:r>
      </w:del>
      <w:r>
        <w:rPr/>
        <w:commentReference w:id="5"/>
      </w:r>
    </w:p>
    <w:p>
      <w:pPr>
        <w:pStyle w:val="Normal"/>
        <w:rPr/>
      </w:pPr>
      <w:r>
        <w:rPr/>
        <w:t xml:space="preserve">Pour la Galaxybricks POC, on peut déjà mettre en avant 1/ Galaxy tout court + 2/ un wireframe de ce qu’on va faire avec Scratch + 3/ un wireframe de ce qu’on va faire avec NGPhylogeny…. </w:t>
      </w:r>
    </w:p>
    <w:p>
      <w:pPr>
        <w:pStyle w:val="Normal"/>
        <w:rPr/>
      </w:pPr>
      <w:ins w:id="165" w:author="Simon Bénateau" w:date="2019-06-19T14:38:40Z">
        <w:r>
          <w:rPr/>
        </w:r>
      </w:ins>
    </w:p>
    <w:p>
      <w:pPr>
        <w:pStyle w:val="Normal"/>
        <w:rPr/>
      </w:pPr>
      <w:ins w:id="166" w:author="Simon Bénateau" w:date="2019-06-19T14:38:40Z">
        <w:r>
          <w:rPr/>
        </w:r>
      </w:ins>
    </w:p>
    <w:p>
      <w:pPr>
        <w:pStyle w:val="Normal"/>
        <w:rPr/>
      </w:pPr>
      <w:ins w:id="167" w:author="Simon Bénateau" w:date="2019-06-19T14:38:40Z">
        <w:r>
          <w:rPr/>
        </w:r>
      </w:ins>
    </w:p>
    <w:p>
      <w:pPr>
        <w:pStyle w:val="Normal"/>
        <w:rPr/>
      </w:pPr>
      <w:ins w:id="168" w:author="Simon Bénateau" w:date="2019-06-19T14:38:40Z">
        <w:r>
          <w:rPr/>
        </w:r>
      </w:ins>
    </w:p>
    <w:p>
      <w:pPr>
        <w:pStyle w:val="Normal"/>
        <w:rPr/>
      </w:pPr>
      <w:ins w:id="169" w:author="Simon Bénateau" w:date="2019-06-19T14:38:40Z">
        <w:r>
          <w:rPr/>
        </w:r>
      </w:ins>
    </w:p>
    <w:p>
      <w:pPr>
        <w:pStyle w:val="Normal"/>
        <w:rPr/>
      </w:pPr>
      <w:ins w:id="170" w:author="Simon Bénateau" w:date="2019-06-19T14:38:40Z">
        <w:r>
          <w:rPr/>
        </w:r>
      </w:ins>
    </w:p>
    <w:p>
      <w:pPr>
        <w:pStyle w:val="Normal"/>
        <w:rPr/>
      </w:pPr>
      <w:ins w:id="171" w:author="Simon Bénateau" w:date="2019-06-19T14:38:40Z">
        <w:r>
          <w:rPr/>
        </w:r>
      </w:ins>
    </w:p>
    <w:p>
      <w:pPr>
        <w:pStyle w:val="Normal"/>
        <w:rPr/>
      </w:pPr>
      <w:ins w:id="172" w:author="Simon Bénateau" w:date="2019-06-19T14:38:40Z">
        <w:r>
          <w:rPr/>
        </w:r>
      </w:ins>
    </w:p>
    <w:p>
      <w:pPr>
        <w:pStyle w:val="Normal"/>
        <w:rPr/>
      </w:pPr>
      <w:ins w:id="173" w:author="Simon Bénateau" w:date="2019-06-19T14:38:40Z">
        <w:r>
          <w:rPr/>
          <w:t>We propose a simplified activity using our citizen scicence program SPIPoll (Photograhic monitoring of pollinators). In this example, we will import biodiversity data and then climatic data linked to the location of our initial data. We will perform a small data treatement (calculate mean and standart deviation), plot the data and use linear regression to test the relation between to variables.</w:t>
        </w:r>
      </w:ins>
    </w:p>
    <w:p>
      <w:pPr>
        <w:pStyle w:val="Normal"/>
        <w:rPr/>
      </w:pPr>
      <w:ins w:id="174" w:author="Simon Bénateau" w:date="2019-06-19T14:38:40Z">
        <w:r>
          <w:rPr/>
          <w:t>We give examples of the two interfaces we selected for further development.</w:t>
        </w:r>
      </w:ins>
    </w:p>
    <w:p>
      <w:pPr>
        <w:pStyle w:val="Normal"/>
        <w:rPr/>
      </w:pPr>
      <w:ins w:id="175" w:author="Simon Bénateau" w:date="2019-06-19T14:38:40Z">
        <w:r>
          <w:rPr/>
          <w:t xml:space="preserve">1. Wireframe of the </w:t>
        </w:r>
      </w:ins>
      <w:del w:id="176" w:author="Simon Bénateau" w:date="2019-06-19T14:38:55Z">
        <w:r>
          <w:rPr/>
          <w:commentReference w:id="6"/>
        </w:r>
      </w:del>
      <w:ins w:id="177" w:author="Simon Bénateau" w:date="2019-06-19T14:39:25Z">
        <w:r>
          <w:rPr/>
          <w:t xml:space="preserve">future </w:t>
        </w:r>
      </w:ins>
      <w:ins w:id="178" w:author="Simon Bénateau" w:date="2019-06-19T14:41:01Z">
        <w:r>
          <w:rPr/>
          <w:t>interface using NGPhylogeny.fr</w:t>
        </w:r>
      </w:ins>
    </w:p>
    <w:p>
      <w:pPr>
        <w:pStyle w:val="Normal"/>
        <w:rPr/>
      </w:pPr>
      <w:r>
        <w:rPr/>
      </w:r>
    </w:p>
    <w:p>
      <w:pPr>
        <w:pStyle w:val="Normal"/>
        <w:rPr/>
      </w:pPr>
      <w:ins w:id="179" w:author="Simon Bénateau" w:date="2019-06-19T14:33:07Z">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760720" cy="583247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5760720" cy="5832475"/>
                      </a:xfrm>
                      <a:prstGeom prst="rect">
                        <a:avLst/>
                      </a:prstGeom>
                    </pic:spPr>
                  </pic:pic>
                </a:graphicData>
              </a:graphic>
            </wp:anchor>
          </w:drawing>
        </w:r>
      </w:ins>
    </w:p>
    <w:p>
      <w:pPr>
        <w:pStyle w:val="Normal"/>
        <w:rPr/>
      </w:pPr>
      <w:ins w:id="180" w:author="Simon Bénateau" w:date="2019-06-19T14:33:07Z">
        <w:r>
          <w:rPr/>
        </w:r>
      </w:ins>
    </w:p>
    <w:p>
      <w:pPr>
        <w:pStyle w:val="Normal"/>
        <w:rPr/>
      </w:pPr>
      <w:ins w:id="181" w:author="Simon Bénateau" w:date="2019-06-19T14:33:07Z">
        <w:r>
          <w:rPr/>
        </w:r>
      </w:ins>
    </w:p>
    <w:p>
      <w:pPr>
        <w:pStyle w:val="Normal"/>
        <w:rPr/>
      </w:pPr>
      <w:ins w:id="182" w:author="Simon Bénateau" w:date="2019-06-19T14:34:44Z">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760720" cy="583247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5760720" cy="5832475"/>
                      </a:xfrm>
                      <a:prstGeom prst="rect">
                        <a:avLst/>
                      </a:prstGeom>
                    </pic:spPr>
                  </pic:pic>
                </a:graphicData>
              </a:graphic>
            </wp:anchor>
          </w:drawing>
        </w:r>
      </w:ins>
    </w:p>
    <w:p>
      <w:pPr>
        <w:pStyle w:val="Normal"/>
        <w:rPr/>
      </w:pPr>
      <w:ins w:id="183" w:author="Simon Bénateau" w:date="2019-06-19T14:34:44Z">
        <w:r>
          <w:rPr/>
        </w:r>
      </w:ins>
    </w:p>
    <w:p>
      <w:pPr>
        <w:pStyle w:val="Normal"/>
        <w:rPr/>
      </w:pPr>
      <w:ins w:id="184" w:author="Simon Bénateau" w:date="2019-06-19T14:34:44Z">
        <w:r>
          <w:rPr/>
        </w:r>
      </w:ins>
    </w:p>
    <w:p>
      <w:pPr>
        <w:pStyle w:val="Normal"/>
        <w:rPr/>
      </w:pPr>
      <w:ins w:id="185" w:author="Simon Bénateau" w:date="2019-06-19T14:34:44Z">
        <w:r>
          <w:rPr/>
        </w:r>
      </w:ins>
    </w:p>
    <w:p>
      <w:pPr>
        <w:pStyle w:val="Normal"/>
        <w:rPr/>
      </w:pPr>
      <w:ins w:id="186" w:author="Simon Bénateau" w:date="2019-06-19T14:34:44Z">
        <w:r>
          <w:rPr/>
        </w:r>
      </w:ins>
    </w:p>
    <w:p>
      <w:pPr>
        <w:pStyle w:val="Normal"/>
        <w:rPr/>
      </w:pPr>
      <w:ins w:id="187" w:author="Simon Bénateau" w:date="2019-06-19T14:34:44Z">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760720" cy="583247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5760720" cy="5832475"/>
                      </a:xfrm>
                      <a:prstGeom prst="rect">
                        <a:avLst/>
                      </a:prstGeom>
                    </pic:spPr>
                  </pic:pic>
                </a:graphicData>
              </a:graphic>
            </wp:anchor>
          </w:drawing>
        </w:r>
      </w:ins>
    </w:p>
    <w:p>
      <w:pPr>
        <w:pStyle w:val="Normal"/>
        <w:rPr/>
      </w:pPr>
      <w:ins w:id="188" w:author="Simon Bénateau" w:date="2019-06-19T14:34:44Z">
        <w:r>
          <w:rPr/>
        </w:r>
      </w:ins>
    </w:p>
    <w:p>
      <w:pPr>
        <w:pStyle w:val="Normal"/>
        <w:rPr/>
      </w:pPr>
      <w:ins w:id="189" w:author="Simon Bénateau" w:date="2019-06-19T14:35:04Z">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760720" cy="583247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5760720" cy="5832475"/>
                      </a:xfrm>
                      <a:prstGeom prst="rect">
                        <a:avLst/>
                      </a:prstGeom>
                    </pic:spPr>
                  </pic:pic>
                </a:graphicData>
              </a:graphic>
            </wp:anchor>
          </w:drawing>
        </w:r>
      </w:ins>
    </w:p>
    <w:p>
      <w:pPr>
        <w:pStyle w:val="Normal"/>
        <w:rPr/>
      </w:pPr>
      <w:ins w:id="190" w:author="Simon Bénateau" w:date="2019-06-19T14:35:04Z">
        <w:r>
          <w:rPr/>
        </w:r>
      </w:ins>
    </w:p>
    <w:p>
      <w:pPr>
        <w:pStyle w:val="Normal"/>
        <w:rPr/>
      </w:pPr>
      <w:ins w:id="191" w:author="Simon Bénateau" w:date="2019-06-19T14:35:04Z">
        <w:r>
          <w:rPr/>
        </w:r>
      </w:ins>
    </w:p>
    <w:p>
      <w:pPr>
        <w:pStyle w:val="Normal"/>
        <w:rPr/>
      </w:pPr>
      <w:ins w:id="192" w:author="Simon Bénateau" w:date="2019-06-19T14:35:04Z">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760720" cy="583247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7"/>
                      <a:stretch>
                        <a:fillRect/>
                      </a:stretch>
                    </pic:blipFill>
                    <pic:spPr bwMode="auto">
                      <a:xfrm>
                        <a:off x="0" y="0"/>
                        <a:ext cx="5760720" cy="5832475"/>
                      </a:xfrm>
                      <a:prstGeom prst="rect">
                        <a:avLst/>
                      </a:prstGeom>
                    </pic:spPr>
                  </pic:pic>
                </a:graphicData>
              </a:graphic>
            </wp:anchor>
          </w:drawing>
        </w:r>
      </w:ins>
    </w:p>
    <w:p>
      <w:pPr>
        <w:pStyle w:val="Normal"/>
        <w:rPr/>
      </w:pPr>
      <w:ins w:id="193" w:author="Simon Bénateau" w:date="2019-06-19T14:35:04Z">
        <w:r>
          <w:rPr/>
        </w:r>
      </w:ins>
    </w:p>
    <w:p>
      <w:pPr>
        <w:pStyle w:val="Normal"/>
        <w:rPr/>
      </w:pPr>
      <w:ins w:id="194" w:author="Simon Bénateau" w:date="2019-06-19T14:35:04Z">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760720" cy="548703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8"/>
                      <a:stretch>
                        <a:fillRect/>
                      </a:stretch>
                    </pic:blipFill>
                    <pic:spPr bwMode="auto">
                      <a:xfrm>
                        <a:off x="0" y="0"/>
                        <a:ext cx="5760720" cy="5487035"/>
                      </a:xfrm>
                      <a:prstGeom prst="rect">
                        <a:avLst/>
                      </a:prstGeom>
                    </pic:spPr>
                  </pic:pic>
                </a:graphicData>
              </a:graphic>
            </wp:anchor>
          </w:drawing>
        </w:r>
      </w:ins>
    </w:p>
    <w:p>
      <w:pPr>
        <w:pStyle w:val="Normal"/>
        <w:rPr/>
      </w:pPr>
      <w:ins w:id="195" w:author="Simon Bénateau" w:date="2019-06-19T14:35:04Z">
        <w:r>
          <w:rPr/>
        </w:r>
      </w:ins>
    </w:p>
    <w:p>
      <w:pPr>
        <w:pStyle w:val="Normal"/>
        <w:rPr/>
      </w:pPr>
      <w:ins w:id="196" w:author="Simon Bénateau" w:date="2019-06-19T14:35:04Z">
        <w:r>
          <w:rPr/>
        </w:r>
      </w:ins>
    </w:p>
    <w:p>
      <w:pPr>
        <w:pStyle w:val="Normal"/>
        <w:rPr/>
      </w:pPr>
      <w:ins w:id="197" w:author="Simon Bénateau" w:date="2019-06-19T14:35:04Z">
        <w:r>
          <w:rPr/>
        </w:r>
      </w:ins>
    </w:p>
    <w:p>
      <w:pPr>
        <w:pStyle w:val="Normal"/>
        <w:rPr/>
      </w:pPr>
      <w:ins w:id="198" w:author="Simon Bénateau" w:date="2019-06-19T14:35:04Z">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760720" cy="700849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9"/>
                      <a:stretch>
                        <a:fillRect/>
                      </a:stretch>
                    </pic:blipFill>
                    <pic:spPr bwMode="auto">
                      <a:xfrm>
                        <a:off x="0" y="0"/>
                        <a:ext cx="5760720" cy="7008495"/>
                      </a:xfrm>
                      <a:prstGeom prst="rect">
                        <a:avLst/>
                      </a:prstGeom>
                    </pic:spPr>
                  </pic:pic>
                </a:graphicData>
              </a:graphic>
            </wp:anchor>
          </w:drawing>
        </w:r>
      </w:ins>
    </w:p>
    <w:p>
      <w:pPr>
        <w:pStyle w:val="Normal"/>
        <w:rPr/>
      </w:pPr>
      <w:ins w:id="199" w:author="Simon Bénateau" w:date="2019-06-19T14:35:04Z">
        <w:r>
          <w:rPr/>
        </w:r>
      </w:ins>
    </w:p>
    <w:p>
      <w:pPr>
        <w:pStyle w:val="Normal"/>
        <w:rPr/>
      </w:pPr>
      <w:ins w:id="200" w:author="Simon Bénateau" w:date="2019-06-19T14:35:04Z">
        <w:r>
          <w:rPr/>
        </w:r>
      </w:ins>
      <w:r>
        <w:br w:type="page"/>
      </w:r>
    </w:p>
    <w:p>
      <w:pPr>
        <w:pStyle w:val="Heading1"/>
        <w:rPr>
          <w:rFonts w:eastAsia="Times New Roman"/>
          <w:lang w:val="en-US" w:eastAsia="fr-FR"/>
        </w:rPr>
      </w:pPr>
      <w:ins w:id="201" w:author="Simon Bénateau" w:date="2019-06-19T14:35:04Z">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760720" cy="730631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0"/>
                      <a:stretch>
                        <a:fillRect/>
                      </a:stretch>
                    </pic:blipFill>
                    <pic:spPr bwMode="auto">
                      <a:xfrm>
                        <a:off x="0" y="0"/>
                        <a:ext cx="5760720" cy="7306310"/>
                      </a:xfrm>
                      <a:prstGeom prst="rect">
                        <a:avLst/>
                      </a:prstGeom>
                    </pic:spPr>
                  </pic:pic>
                </a:graphicData>
              </a:graphic>
            </wp:anchor>
          </w:drawing>
        </w:r>
      </w:ins>
    </w:p>
    <w:p>
      <w:pPr>
        <w:pStyle w:val="Heading1"/>
        <w:rPr>
          <w:rFonts w:eastAsia="Times New Roman"/>
          <w:lang w:val="en-US" w:eastAsia="fr-FR"/>
        </w:rPr>
      </w:pPr>
      <w:ins w:id="202" w:author="Simon Bénateau" w:date="2019-06-19T14:35:04Z">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760720" cy="583247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1"/>
                      <a:stretch>
                        <a:fillRect/>
                      </a:stretch>
                    </pic:blipFill>
                    <pic:spPr bwMode="auto">
                      <a:xfrm>
                        <a:off x="0" y="0"/>
                        <a:ext cx="5760720" cy="5832475"/>
                      </a:xfrm>
                      <a:prstGeom prst="rect">
                        <a:avLst/>
                      </a:prstGeom>
                    </pic:spPr>
                  </pic:pic>
                </a:graphicData>
              </a:graphic>
            </wp:anchor>
          </w:drawing>
        </w:r>
      </w:ins>
    </w:p>
    <w:p>
      <w:pPr>
        <w:pStyle w:val="Heading1"/>
        <w:rPr>
          <w:rFonts w:eastAsia="Times New Roman"/>
          <w:lang w:val="en-US" w:eastAsia="fr-FR"/>
        </w:rPr>
      </w:pPr>
      <w:ins w:id="203" w:author="Simon Bénateau" w:date="2019-06-19T14:35:04Z">
        <w:r>
          <w:rPr/>
        </w:r>
      </w:ins>
    </w:p>
    <w:p>
      <w:pPr>
        <w:pStyle w:val="Heading1"/>
        <w:rPr>
          <w:rFonts w:eastAsia="Times New Roman"/>
          <w:lang w:val="en-US" w:eastAsia="fr-FR"/>
        </w:rPr>
      </w:pPr>
      <w:ins w:id="204" w:author="Simon Bénateau" w:date="2019-06-19T14:36:00Z">
        <w:r>
          <w:rPr/>
        </w:r>
      </w:ins>
    </w:p>
    <w:p>
      <w:pPr>
        <w:pStyle w:val="Normal"/>
        <w:rPr>
          <w:rFonts w:eastAsia="Times New Roman"/>
          <w:lang w:val="en-US" w:eastAsia="fr-FR"/>
        </w:rPr>
      </w:pPr>
      <w:ins w:id="205" w:author="Simon Bénateau" w:date="2019-06-19T14:36:00Z">
        <w:r>
          <w:rPr/>
        </w:r>
      </w:ins>
    </w:p>
    <w:p>
      <w:pPr>
        <w:pStyle w:val="Heading1"/>
        <w:rPr>
          <w:rFonts w:eastAsia="Times New Roman"/>
          <w:lang w:val="en-US" w:eastAsia="fr-FR"/>
        </w:rPr>
      </w:pPr>
      <w:ins w:id="206" w:author="Simon Bénateau" w:date="2019-06-19T14:36:00Z">
        <w:r>
          <w:rPr/>
        </w:r>
      </w:ins>
    </w:p>
    <w:p>
      <w:pPr>
        <w:pStyle w:val="Heading1"/>
        <w:rPr>
          <w:rFonts w:eastAsia="Times New Roman"/>
          <w:lang w:val="en-US" w:eastAsia="fr-FR"/>
        </w:rPr>
      </w:pPr>
      <w:ins w:id="207" w:author="Simon Bénateau" w:date="2019-06-19T14:36:00Z">
        <w:r>
          <w:rPr/>
        </w:r>
      </w:ins>
    </w:p>
    <w:p>
      <w:pPr>
        <w:pStyle w:val="Normal"/>
        <w:rPr>
          <w:rFonts w:eastAsia="Times New Roman"/>
          <w:lang w:val="en-US" w:eastAsia="fr-FR"/>
        </w:rPr>
      </w:pPr>
      <w:ins w:id="208" w:author="Simon Bénateau" w:date="2019-06-19T14:36:00Z">
        <w:r>
          <w:rPr/>
        </w:r>
      </w:ins>
    </w:p>
    <w:p>
      <w:pPr>
        <w:pStyle w:val="Normal"/>
        <w:rPr>
          <w:rFonts w:eastAsia="Times New Roman"/>
          <w:lang w:val="en-US" w:eastAsia="fr-FR"/>
        </w:rPr>
      </w:pPr>
      <w:ins w:id="209" w:author="Simon Bénateau" w:date="2019-06-19T14:36:00Z">
        <w:r>
          <w:rPr/>
        </w:r>
      </w:ins>
    </w:p>
    <w:p>
      <w:pPr>
        <w:pStyle w:val="Normal"/>
        <w:rPr>
          <w:rFonts w:eastAsia="Times New Roman"/>
          <w:lang w:val="en-US" w:eastAsia="fr-FR"/>
        </w:rPr>
      </w:pPr>
      <w:ins w:id="210" w:author="Simon Bénateau" w:date="2019-06-19T14:36:00Z">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760720" cy="4752340"/>
              <wp:effectExtent l="0" t="0" r="0" b="0"/>
              <wp:wrapSquare wrapText="largest"/>
              <wp:docPr id="1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 descr=""/>
                      <pic:cNvPicPr>
                        <a:picLocks noChangeAspect="1" noChangeArrowheads="1"/>
                      </pic:cNvPicPr>
                    </pic:nvPicPr>
                    <pic:blipFill>
                      <a:blip r:embed="rId12"/>
                      <a:stretch>
                        <a:fillRect/>
                      </a:stretch>
                    </pic:blipFill>
                    <pic:spPr bwMode="auto">
                      <a:xfrm>
                        <a:off x="0" y="0"/>
                        <a:ext cx="5760720" cy="4752340"/>
                      </a:xfrm>
                      <a:prstGeom prst="rect">
                        <a:avLst/>
                      </a:prstGeom>
                    </pic:spPr>
                  </pic:pic>
                </a:graphicData>
              </a:graphic>
            </wp:anchor>
          </w:drawing>
        </w:r>
      </w:ins>
    </w:p>
    <w:p>
      <w:pPr>
        <w:pStyle w:val="Normal"/>
        <w:rPr>
          <w:rFonts w:eastAsia="Times New Roman"/>
          <w:lang w:val="en-US" w:eastAsia="fr-FR"/>
        </w:rPr>
      </w:pPr>
      <w:ins w:id="211" w:author="Simon Bénateau" w:date="2019-06-19T14:36:00Z">
        <w:r>
          <w:rPr/>
        </w:r>
      </w:ins>
    </w:p>
    <w:p>
      <w:pPr>
        <w:pStyle w:val="Normal"/>
        <w:rPr>
          <w:rFonts w:eastAsia="Times New Roman"/>
          <w:lang w:val="en-US" w:eastAsia="fr-FR"/>
        </w:rPr>
      </w:pPr>
      <w:ins w:id="212" w:author="Simon Bénateau" w:date="2019-06-19T14:36:00Z">
        <w:r>
          <w:rPr/>
        </w:r>
      </w:ins>
    </w:p>
    <w:p>
      <w:pPr>
        <w:pStyle w:val="Normal"/>
        <w:rPr>
          <w:rFonts w:eastAsia="Times New Roman"/>
          <w:lang w:val="en-US" w:eastAsia="fr-FR"/>
        </w:rPr>
      </w:pPr>
      <w:ins w:id="213" w:author="Simon Bénateau" w:date="2019-06-19T14:36:00Z">
        <w:r>
          <w:rPr/>
        </w:r>
      </w:ins>
    </w:p>
    <w:p>
      <w:pPr>
        <w:pStyle w:val="Normal"/>
        <w:rPr>
          <w:rFonts w:eastAsia="Times New Roman"/>
          <w:lang w:val="en-US" w:eastAsia="fr-FR"/>
        </w:rPr>
      </w:pPr>
      <w:ins w:id="214" w:author="Simon Bénateau" w:date="2019-06-19T14:36:00Z">
        <w:r>
          <w:rPr/>
        </w:r>
      </w:ins>
    </w:p>
    <w:p>
      <w:pPr>
        <w:pStyle w:val="Normal"/>
        <w:rPr>
          <w:rFonts w:eastAsia="Times New Roman"/>
          <w:lang w:val="en-US" w:eastAsia="fr-FR"/>
        </w:rPr>
      </w:pPr>
      <w:ins w:id="215" w:author="Simon Bénateau" w:date="2019-06-19T14:36:00Z">
        <w:r>
          <w:rPr/>
        </w:r>
      </w:ins>
    </w:p>
    <w:p>
      <w:pPr>
        <w:pStyle w:val="Normal"/>
        <w:rPr>
          <w:rFonts w:eastAsia="Times New Roman"/>
          <w:lang w:val="en-US" w:eastAsia="fr-FR"/>
        </w:rPr>
      </w:pPr>
      <w:ins w:id="216" w:author="Simon Bénateau" w:date="2019-06-19T14:36:00Z">
        <w:r>
          <w:rPr/>
        </w:r>
      </w:ins>
    </w:p>
    <w:p>
      <w:pPr>
        <w:pStyle w:val="Normal"/>
        <w:rPr>
          <w:rFonts w:eastAsia="Times New Roman"/>
          <w:lang w:val="en-US" w:eastAsia="fr-FR"/>
        </w:rPr>
      </w:pPr>
      <w:ins w:id="217" w:author="Simon Bénateau" w:date="2019-06-19T14:36:00Z">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760720" cy="6014720"/>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3"/>
                      <a:stretch>
                        <a:fillRect/>
                      </a:stretch>
                    </pic:blipFill>
                    <pic:spPr bwMode="auto">
                      <a:xfrm>
                        <a:off x="0" y="0"/>
                        <a:ext cx="5760720" cy="6014720"/>
                      </a:xfrm>
                      <a:prstGeom prst="rect">
                        <a:avLst/>
                      </a:prstGeom>
                    </pic:spPr>
                  </pic:pic>
                </a:graphicData>
              </a:graphic>
            </wp:anchor>
          </w:drawing>
        </w:r>
      </w:ins>
    </w:p>
    <w:p>
      <w:pPr>
        <w:pStyle w:val="Normal"/>
        <w:rPr>
          <w:rFonts w:eastAsia="Times New Roman"/>
          <w:lang w:val="en-US" w:eastAsia="fr-FR"/>
        </w:rPr>
      </w:pPr>
      <w:ins w:id="218" w:author="Simon Bénateau" w:date="2019-06-19T14:36:00Z">
        <w:r>
          <w:rPr/>
        </w:r>
      </w:ins>
    </w:p>
    <w:p>
      <w:pPr>
        <w:pStyle w:val="Normal"/>
        <w:rPr>
          <w:rFonts w:eastAsia="Times New Roman"/>
          <w:lang w:val="en-US" w:eastAsia="fr-FR"/>
        </w:rPr>
      </w:pPr>
      <w:ins w:id="219" w:author="Simon Bénateau" w:date="2019-06-19T14:36:00Z">
        <w:r>
          <w:rPr/>
        </w:r>
      </w:ins>
    </w:p>
    <w:p>
      <w:pPr>
        <w:pStyle w:val="Normal"/>
        <w:rPr>
          <w:rFonts w:eastAsia="Times New Roman"/>
          <w:lang w:val="en-US" w:eastAsia="fr-FR"/>
        </w:rPr>
      </w:pPr>
      <w:ins w:id="220" w:author="Simon Bénateau" w:date="2019-06-19T14:36:00Z">
        <w:r>
          <w:rPr/>
        </w:r>
      </w:ins>
    </w:p>
    <w:p>
      <w:pPr>
        <w:pStyle w:val="Normal"/>
        <w:rPr>
          <w:rFonts w:eastAsia="Times New Roman"/>
          <w:lang w:val="en-US" w:eastAsia="fr-FR"/>
        </w:rPr>
      </w:pPr>
      <w:ins w:id="221" w:author="Simon Bénateau" w:date="2019-06-19T14:36:00Z">
        <w:r>
          <w:rPr/>
        </w:r>
      </w:ins>
    </w:p>
    <w:p>
      <w:pPr>
        <w:pStyle w:val="Normal"/>
        <w:rPr>
          <w:rFonts w:eastAsia="Times New Roman"/>
          <w:lang w:val="en-US" w:eastAsia="fr-FR"/>
        </w:rPr>
      </w:pPr>
      <w:ins w:id="222" w:author="Simon Bénateau" w:date="2019-06-19T14:36:00Z">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760720" cy="451675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4"/>
                      <a:stretch>
                        <a:fillRect/>
                      </a:stretch>
                    </pic:blipFill>
                    <pic:spPr bwMode="auto">
                      <a:xfrm>
                        <a:off x="0" y="0"/>
                        <a:ext cx="5760720" cy="4516755"/>
                      </a:xfrm>
                      <a:prstGeom prst="rect">
                        <a:avLst/>
                      </a:prstGeom>
                    </pic:spPr>
                  </pic:pic>
                </a:graphicData>
              </a:graphic>
            </wp:anchor>
          </w:drawing>
        </w:r>
      </w:ins>
    </w:p>
    <w:p>
      <w:pPr>
        <w:pStyle w:val="Normal"/>
        <w:rPr>
          <w:rFonts w:eastAsia="Times New Roman"/>
          <w:lang w:val="en-US" w:eastAsia="fr-FR"/>
        </w:rPr>
      </w:pPr>
      <w:ins w:id="223" w:author="Simon Bénateau" w:date="2019-06-19T14:36:00Z">
        <w:r>
          <w:rPr/>
        </w:r>
      </w:ins>
    </w:p>
    <w:p>
      <w:pPr>
        <w:pStyle w:val="Normal"/>
        <w:rPr>
          <w:rFonts w:eastAsia="Times New Roman"/>
          <w:lang w:val="en-US" w:eastAsia="fr-FR"/>
        </w:rPr>
      </w:pPr>
      <w:ins w:id="224" w:author="Simon Bénateau" w:date="2019-06-19T14:36:00Z">
        <w:r>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760720" cy="451675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5"/>
                      <a:stretch>
                        <a:fillRect/>
                      </a:stretch>
                    </pic:blipFill>
                    <pic:spPr bwMode="auto">
                      <a:xfrm>
                        <a:off x="0" y="0"/>
                        <a:ext cx="5760720" cy="4516755"/>
                      </a:xfrm>
                      <a:prstGeom prst="rect">
                        <a:avLst/>
                      </a:prstGeom>
                    </pic:spPr>
                  </pic:pic>
                </a:graphicData>
              </a:graphic>
            </wp:anchor>
          </w:drawing>
        </w:r>
      </w:ins>
    </w:p>
    <w:p>
      <w:pPr>
        <w:pStyle w:val="Normal"/>
        <w:rPr>
          <w:rFonts w:eastAsia="Times New Roman"/>
          <w:lang w:val="en-US" w:eastAsia="fr-FR"/>
        </w:rPr>
      </w:pPr>
      <w:ins w:id="225" w:author="Simon Bénateau" w:date="2019-06-19T14:36:00Z">
        <w:r>
          <w:rPr/>
        </w:r>
      </w:ins>
    </w:p>
    <w:p>
      <w:pPr>
        <w:pStyle w:val="Normal"/>
        <w:rPr>
          <w:rFonts w:eastAsia="Times New Roman"/>
          <w:lang w:val="en-US" w:eastAsia="fr-FR"/>
        </w:rPr>
      </w:pPr>
      <w:ins w:id="226" w:author="Simon Bénateau" w:date="2019-06-19T14:36:00Z">
        <w:r>
          <w:rPr/>
        </w:r>
      </w:ins>
    </w:p>
    <w:p>
      <w:pPr>
        <w:pStyle w:val="Normal"/>
        <w:rPr>
          <w:rFonts w:eastAsia="Times New Roman"/>
          <w:lang w:val="en-US" w:eastAsia="fr-FR"/>
        </w:rPr>
      </w:pPr>
      <w:ins w:id="227" w:author="Simon Bénateau" w:date="2019-06-19T14:36:00Z">
        <w:r>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760720" cy="762762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6"/>
                      <a:stretch>
                        <a:fillRect/>
                      </a:stretch>
                    </pic:blipFill>
                    <pic:spPr bwMode="auto">
                      <a:xfrm>
                        <a:off x="0" y="0"/>
                        <a:ext cx="5760720" cy="7627620"/>
                      </a:xfrm>
                      <a:prstGeom prst="rect">
                        <a:avLst/>
                      </a:prstGeom>
                    </pic:spPr>
                  </pic:pic>
                </a:graphicData>
              </a:graphic>
            </wp:anchor>
          </w:drawing>
        </w:r>
      </w:ins>
    </w:p>
    <w:p>
      <w:pPr>
        <w:pStyle w:val="Normal"/>
        <w:rPr>
          <w:rFonts w:eastAsia="Times New Roman"/>
          <w:lang w:val="en-US" w:eastAsia="fr-FR"/>
        </w:rPr>
      </w:pPr>
      <w:ins w:id="228" w:author="Simon Bénateau" w:date="2019-06-19T14:36:00Z">
        <w:r>
          <w:rPr/>
        </w:r>
      </w:ins>
    </w:p>
    <w:p>
      <w:pPr>
        <w:pStyle w:val="Normal"/>
        <w:rPr>
          <w:rFonts w:eastAsia="Times New Roman"/>
          <w:lang w:val="en-US" w:eastAsia="fr-FR"/>
        </w:rPr>
      </w:pPr>
      <w:ins w:id="229" w:author="Simon Bénateau" w:date="2019-06-19T14:36:00Z">
        <w:r>
          <w:rPr/>
        </w:r>
      </w:ins>
    </w:p>
    <w:p>
      <w:pPr>
        <w:pStyle w:val="Normal"/>
        <w:rPr>
          <w:rFonts w:eastAsia="Times New Roman"/>
          <w:lang w:val="en-US" w:eastAsia="fr-FR"/>
        </w:rPr>
      </w:pPr>
      <w:ins w:id="230" w:author="Simon Bénateau" w:date="2019-06-19T14:36:00Z">
        <w:r>
          <w:rPr/>
        </w:r>
      </w:ins>
    </w:p>
    <w:p>
      <w:pPr>
        <w:pStyle w:val="Normal"/>
        <w:rPr/>
      </w:pPr>
      <w:ins w:id="231" w:author="Simon Bénateau" w:date="2019-06-19T14:36:00Z">
        <w:r>
          <w:rPr>
            <w:rFonts w:eastAsia="Times New Roman"/>
            <w:lang w:val="en-US" w:eastAsia="fr-FR"/>
          </w:rPr>
          <w:t>2. Wireframe using Scratch</w:t>
        </w:r>
      </w:ins>
    </w:p>
    <w:p>
      <w:pPr>
        <w:pStyle w:val="Normal"/>
        <w:rPr>
          <w:rFonts w:eastAsia="Times New Roman"/>
          <w:lang w:val="en-US" w:eastAsia="fr-FR"/>
        </w:rPr>
      </w:pPr>
      <w:ins w:id="232" w:author="Simon Bénateau" w:date="2019-06-19T14:36:00Z">
        <w:r>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760720" cy="3240405"/>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7"/>
                      <a:stretch>
                        <a:fillRect/>
                      </a:stretch>
                    </pic:blipFill>
                    <pic:spPr bwMode="auto">
                      <a:xfrm>
                        <a:off x="0" y="0"/>
                        <a:ext cx="5760720" cy="3240405"/>
                      </a:xfrm>
                      <a:prstGeom prst="rect">
                        <a:avLst/>
                      </a:prstGeom>
                    </pic:spPr>
                  </pic:pic>
                </a:graphicData>
              </a:graphic>
            </wp:anchor>
          </w:drawing>
        </w:r>
      </w:ins>
    </w:p>
    <w:p>
      <w:pPr>
        <w:pStyle w:val="Normal"/>
        <w:rPr>
          <w:rFonts w:eastAsia="Times New Roman"/>
          <w:lang w:val="en-US" w:eastAsia="fr-FR"/>
        </w:rPr>
      </w:pPr>
      <w:ins w:id="233" w:author="Simon Bénateau" w:date="2019-06-19T14:36:00Z">
        <w:r>
          <w:rPr/>
        </w:r>
      </w:ins>
    </w:p>
    <w:p>
      <w:pPr>
        <w:pStyle w:val="Normal"/>
        <w:rPr>
          <w:rFonts w:eastAsia="Times New Roman"/>
          <w:lang w:val="en-US" w:eastAsia="fr-FR"/>
        </w:rPr>
      </w:pPr>
      <w:ins w:id="234" w:author="Simon Bénateau" w:date="2019-06-19T14:36:00Z">
        <w:r>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760720" cy="3240405"/>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8"/>
                      <a:stretch>
                        <a:fillRect/>
                      </a:stretch>
                    </pic:blipFill>
                    <pic:spPr bwMode="auto">
                      <a:xfrm>
                        <a:off x="0" y="0"/>
                        <a:ext cx="5760720" cy="3240405"/>
                      </a:xfrm>
                      <a:prstGeom prst="rect">
                        <a:avLst/>
                      </a:prstGeom>
                    </pic:spPr>
                  </pic:pic>
                </a:graphicData>
              </a:graphic>
            </wp:anchor>
          </w:drawing>
        </w:r>
      </w:ins>
    </w:p>
    <w:p>
      <w:pPr>
        <w:pStyle w:val="Normal"/>
        <w:rPr>
          <w:rFonts w:eastAsia="Times New Roman"/>
          <w:lang w:val="en-US" w:eastAsia="fr-FR"/>
        </w:rPr>
      </w:pPr>
      <w:ins w:id="235" w:author="Simon Bénateau" w:date="2019-06-19T14:36:00Z">
        <w:r>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760720" cy="3240405"/>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9"/>
                      <a:stretch>
                        <a:fillRect/>
                      </a:stretch>
                    </pic:blipFill>
                    <pic:spPr bwMode="auto">
                      <a:xfrm>
                        <a:off x="0" y="0"/>
                        <a:ext cx="5760720" cy="3240405"/>
                      </a:xfrm>
                      <a:prstGeom prst="rect">
                        <a:avLst/>
                      </a:prstGeom>
                    </pic:spPr>
                  </pic:pic>
                </a:graphicData>
              </a:graphic>
            </wp:anchor>
          </w:drawing>
        </w:r>
      </w:ins>
    </w:p>
    <w:p>
      <w:pPr>
        <w:pStyle w:val="Normal"/>
        <w:rPr>
          <w:rFonts w:eastAsia="Times New Roman"/>
          <w:lang w:val="en-US" w:eastAsia="fr-FR"/>
        </w:rPr>
      </w:pPr>
      <w:ins w:id="236" w:author="Simon Bénateau" w:date="2019-06-19T14:36:00Z">
        <w:r>
          <w:rPr/>
        </w:r>
      </w:ins>
    </w:p>
    <w:p>
      <w:pPr>
        <w:pStyle w:val="Normal"/>
        <w:rPr>
          <w:rFonts w:eastAsia="Times New Roman"/>
          <w:lang w:val="en-US" w:eastAsia="fr-FR"/>
        </w:rPr>
      </w:pPr>
      <w:ins w:id="237" w:author="Simon Bénateau" w:date="2019-06-19T14:36:00Z">
        <w:r>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760720" cy="3240405"/>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20"/>
                      <a:stretch>
                        <a:fillRect/>
                      </a:stretch>
                    </pic:blipFill>
                    <pic:spPr bwMode="auto">
                      <a:xfrm>
                        <a:off x="0" y="0"/>
                        <a:ext cx="5760720" cy="3240405"/>
                      </a:xfrm>
                      <a:prstGeom prst="rect">
                        <a:avLst/>
                      </a:prstGeom>
                    </pic:spPr>
                  </pic:pic>
                </a:graphicData>
              </a:graphic>
            </wp:anchor>
          </w:drawing>
        </w:r>
      </w:ins>
    </w:p>
    <w:p>
      <w:pPr>
        <w:pStyle w:val="Normal"/>
        <w:rPr>
          <w:rFonts w:eastAsia="Times New Roman"/>
          <w:lang w:val="en-US" w:eastAsia="fr-FR"/>
        </w:rPr>
      </w:pPr>
      <w:ins w:id="238" w:author="Simon Bénateau" w:date="2019-06-19T14:36:00Z">
        <w:r>
          <w:rPr/>
        </w:r>
      </w:ins>
    </w:p>
    <w:p>
      <w:pPr>
        <w:pStyle w:val="Normal"/>
        <w:rPr>
          <w:rFonts w:eastAsia="Times New Roman"/>
          <w:lang w:val="en-US" w:eastAsia="fr-FR"/>
        </w:rPr>
      </w:pPr>
      <w:ins w:id="239" w:author="Simon Bénateau" w:date="2019-06-19T14:36:00Z">
        <w:r>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5760720" cy="3240405"/>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1"/>
                      <a:stretch>
                        <a:fillRect/>
                      </a:stretch>
                    </pic:blipFill>
                    <pic:spPr bwMode="auto">
                      <a:xfrm>
                        <a:off x="0" y="0"/>
                        <a:ext cx="5760720" cy="3240405"/>
                      </a:xfrm>
                      <a:prstGeom prst="rect">
                        <a:avLst/>
                      </a:prstGeom>
                    </pic:spPr>
                  </pic:pic>
                </a:graphicData>
              </a:graphic>
            </wp:anchor>
          </w:drawing>
        </w:r>
      </w:ins>
    </w:p>
    <w:p>
      <w:pPr>
        <w:pStyle w:val="Normal"/>
        <w:rPr>
          <w:rFonts w:eastAsia="Times New Roman"/>
          <w:lang w:val="en-US" w:eastAsia="fr-FR"/>
        </w:rPr>
      </w:pPr>
      <w:ins w:id="240" w:author="Simon Bénateau" w:date="2019-06-19T14:36:00Z">
        <w:r>
          <w:rPr/>
        </w:r>
      </w:ins>
    </w:p>
    <w:p>
      <w:pPr>
        <w:pStyle w:val="Normal"/>
        <w:rPr>
          <w:rFonts w:eastAsia="Times New Roman"/>
          <w:lang w:val="en-US" w:eastAsia="fr-FR"/>
        </w:rPr>
      </w:pPr>
      <w:ins w:id="241" w:author="Simon Bénateau" w:date="2019-06-19T14:36:00Z">
        <w:r>
          <w:rPr/>
        </w:r>
      </w:ins>
    </w:p>
    <w:p>
      <w:pPr>
        <w:pStyle w:val="Normal"/>
        <w:rPr>
          <w:rFonts w:eastAsia="Times New Roman"/>
          <w:lang w:val="en-US" w:eastAsia="fr-FR"/>
        </w:rPr>
      </w:pPr>
      <w:ins w:id="242" w:author="Simon Bénateau" w:date="2019-06-19T14:36:00Z">
        <w:r>
          <w:rPr/>
        </w:r>
      </w:ins>
    </w:p>
    <w:p>
      <w:pPr>
        <w:pStyle w:val="Normal"/>
        <w:rPr>
          <w:rFonts w:eastAsia="Times New Roman"/>
          <w:lang w:val="en-US" w:eastAsia="fr-FR"/>
        </w:rPr>
      </w:pPr>
      <w:ins w:id="243" w:author="Simon Bénateau" w:date="2019-06-19T14:36:00Z">
        <w:r>
          <w:rPr/>
        </w:r>
      </w:ins>
    </w:p>
    <w:p>
      <w:pPr>
        <w:pStyle w:val="Normal"/>
        <w:rPr>
          <w:rFonts w:eastAsia="Times New Roman"/>
          <w:lang w:val="en-US" w:eastAsia="fr-FR"/>
        </w:rPr>
      </w:pPr>
      <w:ins w:id="244" w:author="Simon Bénateau" w:date="2019-06-19T14:36:00Z">
        <w:r>
          <w:rPr/>
        </w:r>
      </w:ins>
    </w:p>
    <w:p>
      <w:pPr>
        <w:pStyle w:val="Normal"/>
        <w:rPr>
          <w:rFonts w:eastAsia="Times New Roman"/>
          <w:lang w:val="en-US" w:eastAsia="fr-FR"/>
        </w:rPr>
      </w:pPr>
      <w:ins w:id="245" w:author="Simon Bénateau" w:date="2019-06-19T14:36:00Z">
        <w:r>
          <w:rPr/>
        </w:r>
      </w:ins>
    </w:p>
    <w:p>
      <w:pPr>
        <w:pStyle w:val="Normal"/>
        <w:rPr>
          <w:rFonts w:eastAsia="Times New Roman"/>
          <w:lang w:val="en-US" w:eastAsia="fr-FR"/>
        </w:rPr>
      </w:pPr>
      <w:ins w:id="246" w:author="Simon Bénateau" w:date="2019-06-19T14:36:00Z">
        <w:r>
          <w:rPr/>
        </w:r>
      </w:ins>
      <w:r>
        <w:br w:type="page"/>
      </w:r>
    </w:p>
    <w:p>
      <w:pPr>
        <w:pStyle w:val="Normal"/>
        <w:rPr>
          <w:rFonts w:eastAsia="Times New Roman"/>
          <w:lang w:val="en-US" w:eastAsia="fr-FR"/>
        </w:rPr>
      </w:pPr>
      <w:ins w:id="247" w:author="Simon Bénateau" w:date="2019-06-19T14:36:00Z">
        <w:r>
          <w:rPr/>
        </w:r>
      </w:ins>
    </w:p>
    <w:p>
      <w:pPr>
        <w:pStyle w:val="Heading1"/>
        <w:rPr>
          <w:rFonts w:eastAsia="Times New Roman"/>
          <w:lang w:val="en-US" w:eastAsia="fr-FR"/>
        </w:rPr>
      </w:pPr>
      <w:r>
        <w:rPr>
          <w:rFonts w:eastAsia="Times New Roman"/>
          <w:lang w:val="en-US" w:eastAsia="fr-FR"/>
        </w:rPr>
        <w:t>7.1 Dissemination and Communication Report</w:t>
      </w:r>
    </w:p>
    <w:p>
      <w:pPr>
        <w:pStyle w:val="Normal"/>
        <w:rPr/>
      </w:pPr>
      <w:r>
        <w:rPr>
          <w:lang w:val="en-US"/>
        </w:rPr>
        <w:t>- “From the first amateurs to citizen sciences, breaks and continuities” Vigie-Museum day in Paris, France, April 10</w:t>
      </w:r>
      <w:r>
        <w:rPr>
          <w:vertAlign w:val="superscript"/>
          <w:lang w:val="en-US"/>
        </w:rPr>
        <w:t>th</w:t>
      </w:r>
      <w:r>
        <w:rPr>
          <w:lang w:val="en-US"/>
        </w:rPr>
        <w:t xml:space="preserve"> 2019. Simon Bénateau, Sébastien Turpin “Vigie-Nature Ecole and "Galaxy-Bricks", towards an expansion of the objectives of citizen sciences.”</w:t>
      </w:r>
    </w:p>
    <w:p>
      <w:pPr>
        <w:pStyle w:val="Normal"/>
        <w:rPr/>
      </w:pPr>
      <w:r>
        <w:rPr>
          <w:lang w:val="en-US"/>
        </w:rPr>
        <w:t>- ELIXIR Galaxy Community – Workshop (</w:t>
      </w:r>
      <w:hyperlink r:id="rId22">
        <w:r>
          <w:rPr>
            <w:rStyle w:val="InternetLink"/>
            <w:lang w:val="en-US"/>
          </w:rPr>
          <w:t>https://docs.google.com/document/d/1cIc920Et6LPnezy8yT1SJyupud0BfZxQ-hofWAu1LB0/edit#</w:t>
        </w:r>
      </w:hyperlink>
      <w:r>
        <w:rPr>
          <w:lang w:val="en-US"/>
        </w:rPr>
        <w:t>)  in Roscoff, France, April 26</w:t>
      </w:r>
      <w:r>
        <w:rPr>
          <w:vertAlign w:val="superscript"/>
          <w:lang w:val="en-US"/>
        </w:rPr>
        <w:t>th</w:t>
      </w:r>
      <w:r>
        <w:rPr>
          <w:lang w:val="en-US"/>
        </w:rPr>
        <w:t xml:space="preserve"> 2019. Simon Bénateau, Yvan Le Bras – </w:t>
      </w:r>
      <w:r>
        <w:rPr>
          <w:i/>
          <w:lang w:val="en-US"/>
        </w:rPr>
        <w:t>Galaxy Bricks : Galaxy game style user interface development using Scratch</w:t>
      </w:r>
    </w:p>
    <w:p>
      <w:pPr>
        <w:pStyle w:val="Normal"/>
        <w:rPr/>
      </w:pPr>
      <w:r>
        <w:rPr>
          <w:lang w:val="en-US"/>
        </w:rPr>
        <w:t xml:space="preserve">- Ecostat (Statistical Ecology </w:t>
      </w:r>
      <w:hyperlink r:id="rId23">
        <w:r>
          <w:rPr>
            <w:rStyle w:val="InternetLink"/>
            <w:lang w:val="en-US"/>
          </w:rPr>
          <w:t>https://sites.google.com/site/gdrecostat/</w:t>
        </w:r>
      </w:hyperlink>
      <w:r>
        <w:rPr>
          <w:lang w:val="en-US"/>
        </w:rPr>
        <w:t>) annual conference in Avignon, France, May 14</w:t>
      </w:r>
      <w:r>
        <w:rPr>
          <w:vertAlign w:val="superscript"/>
          <w:lang w:val="en-US"/>
        </w:rPr>
        <w:t>th</w:t>
      </w:r>
      <w:r>
        <w:rPr>
          <w:lang w:val="en-US"/>
        </w:rPr>
        <w:t xml:space="preserve"> 2019. </w:t>
      </w:r>
      <w:r>
        <w:rPr/>
        <w:t xml:space="preserve">Simon Bénateau, Yvan Le Bras – </w:t>
      </w:r>
      <w:r>
        <w:rPr>
          <w:rStyle w:val="Eventtitle"/>
          <w:i/>
        </w:rPr>
        <w:t>Galaxy-E : an accessible data analys</w:t>
      </w:r>
      <w:del w:id="248" w:author="Unknown Author" w:date="2019-06-17T15:52:09Z">
        <w:r>
          <w:rPr>
            <w:rStyle w:val="Eventtitle"/>
            <w:i/>
          </w:rPr>
          <w:delText>a</w:delText>
        </w:r>
      </w:del>
      <w:r>
        <w:rPr>
          <w:rStyle w:val="Eventtitle"/>
          <w:i/>
        </w:rPr>
        <w:t>is platform</w:t>
      </w:r>
    </w:p>
    <w:p>
      <w:pPr>
        <w:pStyle w:val="Normal"/>
        <w:rPr/>
      </w:pPr>
      <w:r>
        <w:rPr>
          <w:lang w:val="en-US"/>
        </w:rPr>
        <w:t xml:space="preserve">- CiSStats (Citizen Science statistics </w:t>
      </w:r>
      <w:hyperlink r:id="rId24">
        <w:r>
          <w:rPr>
            <w:rStyle w:val="InternetLink"/>
            <w:lang w:val="en-US"/>
          </w:rPr>
          <w:t>https://informatique-mia.inra.fr/cisstats/accueil</w:t>
        </w:r>
      </w:hyperlink>
      <w:r>
        <w:rPr>
          <w:lang w:val="en-US"/>
        </w:rPr>
        <w:t>) annual conference in Avignon, France, May 15</w:t>
      </w:r>
      <w:r>
        <w:rPr>
          <w:vertAlign w:val="superscript"/>
          <w:lang w:val="en-US"/>
        </w:rPr>
        <w:t>th</w:t>
      </w:r>
      <w:r>
        <w:rPr>
          <w:lang w:val="en-US"/>
        </w:rPr>
        <w:t xml:space="preserve"> 2019. Simon Bénateau, Yvan Le Bras – </w:t>
      </w:r>
      <w:r>
        <w:rPr>
          <w:i/>
          <w:lang w:val="en-US"/>
        </w:rPr>
        <w:t>Galaxy Bricks : a collaborative data analysis platform</w:t>
      </w:r>
    </w:p>
    <w:p>
      <w:pPr>
        <w:pStyle w:val="Normal"/>
        <w:rPr>
          <w:lang w:val="en-US"/>
        </w:rPr>
      </w:pPr>
      <w:ins w:id="249" w:author="Simon Bénateau" w:date="2019-06-19T14:55:08Z">
        <w:commentRangeStart w:id="7"/>
        <w:r>
          <w:rPr>
            <w:lang w:val="en-US"/>
          </w:rPr>
          <w:t xml:space="preserve">- </w:t>
        </w:r>
      </w:ins>
      <w:ins w:id="250" w:author="Simon Bénateau" w:date="2019-06-19T14:55:08Z">
        <w:r>
          <w:rPr>
            <w:lang w:val="en-US"/>
          </w:rPr>
          <w:t>VIGIE NATURE – Website article</w:t>
        </w:r>
      </w:ins>
      <w:ins w:id="251" w:author="Simon Bénateau" w:date="2019-06-19T14:55:08Z">
        <w:commentRangeEnd w:id="7"/>
        <w:r>
          <w:commentReference w:id="7"/>
        </w:r>
        <w:r>
          <w:rPr>
            <w:lang w:val="en-US"/>
          </w:rPr>
        </w:r>
      </w:ins>
    </w:p>
    <w:p>
      <w:pPr>
        <w:pStyle w:val="Normal"/>
        <w:rPr>
          <w:lang w:val="en-US"/>
        </w:rPr>
      </w:pPr>
      <w:hyperlink r:id="rId25">
        <w:ins w:id="252" w:author="Simon Bénateau" w:date="2019-06-19T14:55:08Z">
          <w:r>
            <w:rPr>
              <w:rStyle w:val="InternetLink"/>
              <w:lang w:val="en-US"/>
            </w:rPr>
            <w:t>http://www.vigienature.fr/fr/actualites/vous-pourrez-bientot-analyser-vous-memes-donnees-3599</w:t>
          </w:r>
        </w:ins>
      </w:hyperlink>
    </w:p>
    <w:p>
      <w:pPr>
        <w:pStyle w:val="Normal"/>
        <w:rPr>
          <w:lang w:val="en-US"/>
        </w:rPr>
      </w:pPr>
      <w:r>
        <w:rPr>
          <w:lang w:val="en-US"/>
        </w:rPr>
      </w:r>
      <w:r>
        <w:br w:type="page"/>
      </w:r>
    </w:p>
    <w:p>
      <w:pPr>
        <w:pStyle w:val="Heading1"/>
        <w:rPr>
          <w:rFonts w:eastAsia="Times New Roman"/>
          <w:lang w:val="en-US" w:eastAsia="fr-FR"/>
        </w:rPr>
      </w:pPr>
      <w:r>
        <w:rPr>
          <w:rFonts w:eastAsia="Times New Roman"/>
          <w:lang w:val="en-US" w:eastAsia="fr-FR"/>
        </w:rPr>
        <w:t>7.3 Report on Project Impact</w:t>
      </w:r>
    </w:p>
    <w:p>
      <w:pPr>
        <w:pStyle w:val="Normal"/>
        <w:spacing w:before="0" w:after="160"/>
        <w:rPr/>
      </w:pPr>
      <w:r>
        <w:rPr>
          <w:lang w:val="en-US"/>
        </w:rPr>
        <w:t>Thanks to the MMOs project, we have add the possibility to test this idea of using Galaxy more broadly and in a very innovative way. We now have strong ongoing collaboration with teachers network and Vigie-Nature Ecole on one side and with Elixir usegalaxy.eu on the other side. These MMOS activities, as part of the small scale experiment, will pave the way for further biggest scale projects to facilitate data literacy as ecological knowledge at school and analysis of scientific data deluge by crowd so enhancing knowledge of children and in the meantime impact of citizens in the production of knowledge</w:t>
      </w:r>
    </w:p>
    <w:sectPr>
      <w:type w:val="nextPage"/>
      <w:pgSz w:w="11906" w:h="16838"/>
      <w:pgMar w:left="1417" w:right="1417" w:header="0" w:top="1417" w:footer="0" w:bottom="1417" w:gutter="0"/>
      <w:pgNumType w:fmt="decimal"/>
      <w:formProt w:val="false"/>
      <w:textDirection w:val="lrTb"/>
      <w:docGrid w:type="default" w:linePitch="360" w:charSpace="4096"/>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Unknown Author" w:date="2019-06-17T15:18:24Z" w:initials="">
    <w:p>
      <w:r>
        <w:rPr>
          <w:rFonts w:cs="DejaVu Sans" w:ascii="Calibri" w:hAnsi="Calibri"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US" w:bidi="ar-SA" w:eastAsia="en-US"/>
        </w:rPr>
        <w:t>Je donne l’info mais je ne sais pas s’il est utile de mettre cette phrase car les élèves n’ont jamais vu l’interface.</w:t>
      </w:r>
    </w:p>
  </w:comment>
  <w:comment w:id="1" w:author="Yvan LE BRAS" w:date="2019-06-13T09:49:00Z" w:initials="YLB">
    <w:p>
      <w:r>
        <w:rPr>
          <w:rFonts w:ascii="Liberation Serif" w:hAnsi="Liberation Serif" w:eastAsia="DejaVu Sans"/>
          <w:sz w:val="24"/>
          <w:szCs w:val="24"/>
          <w:lang w:val="en-US" w:eastAsia="en-US" w:bidi="en-US"/>
        </w:rPr>
        <w:t>J’ai commencé à mettre cela mais pas sûr que ce soit le direction à prendre…..</w:t>
      </w:r>
    </w:p>
  </w:comment>
  <w:comment w:id="2" w:author="Yvan LE BRAS" w:date="2019-06-13T09:55:00Z" w:initials="YLB">
    <w:p>
      <w:r>
        <w:rPr>
          <w:rFonts w:ascii="Liberation Serif" w:hAnsi="Liberation Serif" w:eastAsia="DejaVu Sans"/>
          <w:sz w:val="24"/>
          <w:szCs w:val="24"/>
          <w:lang w:val="en-US" w:eastAsia="en-US" w:bidi="en-US"/>
        </w:rPr>
        <w:t>Ce qu’il y avait dans le projet pour rappel</w:t>
      </w:r>
    </w:p>
  </w:comment>
  <w:comment w:id="3" w:author="" w:date="0-00-00T00:00:00Z" w:initials="">
    <w:p>
      <w:r>
        <w:rPr>
          <w:rFonts w:ascii="Liberation Serif" w:hAnsi="Liberation Serif" w:eastAsia="DejaVu Sans"/>
          <w:sz w:val="24"/>
          <w:szCs w:val="24"/>
          <w:lang w:val="en-US" w:eastAsia="en-US" w:bidi="en-US"/>
        </w:rPr>
      </w:r>
    </w:p>
  </w:comment>
  <w:comment w:id="4" w:author="" w:date="0-00-00T00:00:00Z" w:initials="">
    <w:p>
      <w:r>
        <w:rPr>
          <w:rFonts w:ascii="Liberation Serif" w:hAnsi="Liberation Serif" w:eastAsia="DejaVu Sans"/>
          <w:sz w:val="24"/>
          <w:szCs w:val="24"/>
          <w:lang w:val="en-US" w:eastAsia="en-US" w:bidi="en-US"/>
        </w:rPr>
      </w:r>
    </w:p>
  </w:comment>
  <w:comment w:id="5" w:author="Yvan LE BRAS" w:date="2019-06-13T09:56:00Z" w:initials="YLB">
    <w:p>
      <w:r>
        <w:rPr>
          <w:rFonts w:ascii="Liberation Serif" w:hAnsi="Liberation Serif" w:eastAsia="DejaVu Sans"/>
          <w:sz w:val="24"/>
          <w:szCs w:val="24"/>
          <w:lang w:val="en-US" w:eastAsia="en-US" w:bidi="en-US"/>
        </w:rPr>
        <w:t>Ce qu’il y avait dans le projet pour rappel</w:t>
      </w:r>
    </w:p>
  </w:comment>
  <w:comment w:id="6" w:author="Yvan LE BRAS" w:date="2019-06-13T10:05:00Z" w:initials="YLB">
    <w:p>
      <w:r>
        <w:rPr>
          <w:rFonts w:ascii="Liberation Serif" w:hAnsi="Liberation Serif" w:eastAsia="DejaVu Sans"/>
          <w:sz w:val="24"/>
          <w:szCs w:val="24"/>
          <w:lang w:val="en-US" w:eastAsia="en-US" w:bidi="en-US"/>
        </w:rPr>
        <w:t>Qu’en penses-tu ?</w:t>
      </w:r>
    </w:p>
  </w:comment>
  <w:comment w:id="7" w:author="Simon Bénateau" w:date="2019-06-19T14:56:48Z" w:initials="SBen">
    <w:p>
      <w:r>
        <w:rPr>
          <w:rFonts w:eastAsia="Calibri" w:cs="DejaVu Sans"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eastAsia="en-US" w:val="en-US"/>
        </w:rPr>
        <w:t>Je mets au cas où</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Segoe UI">
    <w:charset w:val="01"/>
    <w:family w:val="roman"/>
    <w:pitch w:val="variable"/>
  </w:font>
  <w:font w:name="Liberation Sans">
    <w:altName w:val="Arial"/>
    <w:charset w:val="01"/>
    <w:family w:val="roman"/>
    <w:pitch w:val="variable"/>
  </w:font>
  <w:font w:name="Arial">
    <w:charset w:val="01"/>
    <w:family w:val="roman"/>
    <w:pitch w:val="variable"/>
  </w:font>
  <w:font w:name="Times New Roman">
    <w:charset w:val="01"/>
    <w:family w:val="roman"/>
    <w:pitch w:val="variable"/>
  </w:font>
  <w:font w:name="Wingdings">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pStyle w:val="Heading2"/>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bering>
</file>

<file path=word/settings.xml><?xml version="1.0" encoding="utf-8"?>
<w:settings xmlns:w="http://schemas.openxmlformats.org/wordprocessingml/2006/main">
  <w:zoom w:percent="120"/>
  <w:trackRevisions/>
  <w:defaultTabStop w:val="708"/>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Cs w:val="22"/>
        <w:lang w:val="fr-FR" w:eastAsia="en-US" w:bidi="ar-SA"/>
      </w:rPr>
    </w:rPrDefault>
    <w:pPrDefault>
      <w:pPr/>
    </w:pPrDefault>
  </w:docDefaults>
  <w:style w:type="paragraph" w:styleId="Normal">
    <w:name w:val="Normal"/>
    <w:qFormat/>
    <w:pPr>
      <w:widowControl/>
      <w:overflowPunct w:val="false"/>
      <w:bidi w:val="0"/>
      <w:spacing w:lineRule="auto" w:line="259" w:before="0" w:after="160"/>
      <w:jc w:val="left"/>
    </w:pPr>
    <w:rPr>
      <w:rFonts w:ascii="Calibri" w:hAnsi="Calibri" w:eastAsia="Calibri" w:cs="DejaVu Sans"/>
      <w:color w:val="auto"/>
      <w:kern w:val="0"/>
      <w:sz w:val="22"/>
      <w:szCs w:val="22"/>
      <w:lang w:val="fr-FR" w:eastAsia="en-US" w:bidi="ar-SA"/>
    </w:rPr>
  </w:style>
  <w:style w:type="paragraph" w:styleId="Heading1">
    <w:name w:val="Heading 1"/>
    <w:basedOn w:val="Normal"/>
    <w:next w:val="Normal"/>
    <w:qFormat/>
    <w:pPr>
      <w:keepNext w:val="true"/>
      <w:keepLines/>
      <w:spacing w:before="240" w:after="0"/>
      <w:outlineLvl w:val="0"/>
    </w:pPr>
    <w:rPr>
      <w:rFonts w:ascii="Calibri Light" w:hAnsi="Calibri Light" w:eastAsia="Calibri" w:cs="DejaVu Sans"/>
      <w:color w:val="2E74B5"/>
      <w:sz w:val="32"/>
      <w:szCs w:val="32"/>
    </w:rPr>
  </w:style>
  <w:style w:type="paragraph" w:styleId="Heading2">
    <w:name w:val="Heading 2"/>
    <w:basedOn w:val="Heading"/>
    <w:next w:val="TextBody"/>
    <w:qFormat/>
    <w:pPr>
      <w:numPr>
        <w:ilvl w:val="1"/>
        <w:numId w:val="1"/>
      </w:numPr>
      <w:spacing w:before="200" w:after="120"/>
      <w:outlineLvl w:val="1"/>
    </w:pPr>
    <w:rPr>
      <w:b/>
      <w:bCs/>
      <w:sz w:val="32"/>
      <w:szCs w:val="32"/>
    </w:rPr>
  </w:style>
  <w:style w:type="character" w:styleId="DefaultParagraphFont">
    <w:name w:val="Default Paragraph Font"/>
    <w:qFormat/>
    <w:rPr/>
  </w:style>
  <w:style w:type="character" w:styleId="Annotationreference">
    <w:name w:val="annotation reference"/>
    <w:basedOn w:val="DefaultParagraphFont"/>
    <w:qFormat/>
    <w:rPr>
      <w:sz w:val="16"/>
      <w:szCs w:val="16"/>
    </w:rPr>
  </w:style>
  <w:style w:type="character" w:styleId="CommentaireCar">
    <w:name w:val="Commentaire Car"/>
    <w:basedOn w:val="DefaultParagraphFont"/>
    <w:qFormat/>
    <w:rPr>
      <w:sz w:val="20"/>
      <w:szCs w:val="20"/>
    </w:rPr>
  </w:style>
  <w:style w:type="character" w:styleId="ObjetducommentaireCar">
    <w:name w:val="Objet du commentaire Car"/>
    <w:basedOn w:val="CommentaireCar"/>
    <w:qFormat/>
    <w:rPr>
      <w:b/>
      <w:bCs/>
      <w:sz w:val="20"/>
      <w:szCs w:val="20"/>
    </w:rPr>
  </w:style>
  <w:style w:type="character" w:styleId="TextedebullesCar">
    <w:name w:val="Texte de bulles Car"/>
    <w:basedOn w:val="DefaultParagraphFont"/>
    <w:qFormat/>
    <w:rPr>
      <w:rFonts w:ascii="Segoe UI" w:hAnsi="Segoe UI" w:cs="Segoe UI"/>
      <w:sz w:val="18"/>
      <w:szCs w:val="18"/>
    </w:rPr>
  </w:style>
  <w:style w:type="character" w:styleId="InternetLink">
    <w:name w:val="Internet Link"/>
    <w:basedOn w:val="DefaultParagraphFont"/>
    <w:rPr>
      <w:color w:val="0563C1"/>
      <w:u w:val="single"/>
    </w:rPr>
  </w:style>
  <w:style w:type="character" w:styleId="Titre1Car">
    <w:name w:val="Titre 1 Car"/>
    <w:basedOn w:val="DefaultParagraphFont"/>
    <w:qFormat/>
    <w:rPr>
      <w:rFonts w:ascii="Calibri Light" w:hAnsi="Calibri Light" w:eastAsia="Calibri" w:cs="DejaVu Sans"/>
      <w:color w:val="2E74B5"/>
      <w:sz w:val="32"/>
      <w:szCs w:val="32"/>
    </w:rPr>
  </w:style>
  <w:style w:type="character" w:styleId="Emphasis">
    <w:name w:val="Emphasis"/>
    <w:basedOn w:val="DefaultParagraphFont"/>
    <w:qFormat/>
    <w:rPr>
      <w:i/>
      <w:iCs/>
    </w:rPr>
  </w:style>
  <w:style w:type="character" w:styleId="Eventtitle">
    <w:name w:val="event_title"/>
    <w:basedOn w:val="DefaultParagraphFont"/>
    <w:qFormat/>
    <w:rPr/>
  </w:style>
  <w:style w:type="character" w:styleId="Singlestatpanelvalue">
    <w:name w:val="singlestat-panel-value"/>
    <w:basedOn w:val="DefaultParagraphFont"/>
    <w:qFormat/>
    <w:rPr/>
  </w:style>
  <w:style w:type="character" w:styleId="ListLabel1">
    <w:name w:val="ListLabel 1"/>
    <w:qFormat/>
    <w:rPr>
      <w:lang w:val="en-US"/>
    </w:rPr>
  </w:style>
  <w:style w:type="character" w:styleId="ListLabel2">
    <w:name w:val="ListLabel 2"/>
    <w:qFormat/>
    <w:rPr>
      <w:lang w:val="en-US"/>
    </w:rPr>
  </w:style>
  <w:style w:type="paragraph" w:styleId="Heading">
    <w:name w:val="Heading"/>
    <w:basedOn w:val="Normal"/>
    <w:next w:val="TextBody"/>
    <w:qFormat/>
    <w:pPr>
      <w:keepNext w:val="true"/>
      <w:spacing w:before="240" w:after="120"/>
    </w:pPr>
    <w:rPr>
      <w:rFonts w:ascii="Liberation Sans" w:hAnsi="Liberation Sans" w:eastAsia="AR PL SungtiL GB"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Annotationtext">
    <w:name w:val="annotation text"/>
    <w:basedOn w:val="Normal"/>
    <w:qFormat/>
    <w:pPr>
      <w:spacing w:lineRule="auto" w:line="240"/>
    </w:pPr>
    <w:rPr>
      <w:sz w:val="20"/>
      <w:szCs w:val="20"/>
    </w:rPr>
  </w:style>
  <w:style w:type="paragraph" w:styleId="Annotationsubject">
    <w:name w:val="annotation subject"/>
    <w:basedOn w:val="Annotationtext"/>
    <w:qFormat/>
    <w:pPr/>
    <w:rPr>
      <w:b/>
      <w:bCs/>
    </w:rPr>
  </w:style>
  <w:style w:type="paragraph" w:styleId="BalloonText">
    <w:name w:val="Balloon Text"/>
    <w:basedOn w:val="Normal"/>
    <w:qFormat/>
    <w:pPr>
      <w:spacing w:lineRule="auto" w:line="240" w:before="0" w:after="0"/>
    </w:pPr>
    <w:rPr>
      <w:rFonts w:ascii="Segoe UI" w:hAnsi="Segoe UI" w:cs="Segoe UI"/>
      <w:sz w:val="18"/>
      <w:szCs w:val="18"/>
    </w:rPr>
  </w:style>
  <w:style w:type="paragraph" w:styleId="ListParagraph">
    <w:name w:val="List Paragraph"/>
    <w:basedOn w:val="Normal"/>
    <w:qFormat/>
    <w:pPr>
      <w:spacing w:before="0" w:after="160"/>
      <w:ind w:left="720" w:right="0" w:hanging="0"/>
      <w:contextualSpacing/>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ecology.usegalaxy.eu/"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hyperlink" Target="https://docs.google.com/document/d/1cIc920Et6LPnezy8yT1SJyupud0BfZxQ-hofWAu1LB0/edit" TargetMode="External"/><Relationship Id="rId23" Type="http://schemas.openxmlformats.org/officeDocument/2006/relationships/hyperlink" Target="https://sites.google.com/site/gdrecostat/" TargetMode="External"/><Relationship Id="rId24" Type="http://schemas.openxmlformats.org/officeDocument/2006/relationships/hyperlink" Target="https://informatique-mia.inra.fr/cisstats/accueil" TargetMode="External"/><Relationship Id="rId25" Type="http://schemas.openxmlformats.org/officeDocument/2006/relationships/hyperlink" Target="http://www.vigienature.fr/fr/actualites/vous-pourrez-bientot-analyser-vous-memes-donnees-3599" TargetMode="External"/><Relationship Id="rId26" Type="http://schemas.openxmlformats.org/officeDocument/2006/relationships/comments" Target="comments.xml"/><Relationship Id="rId27" Type="http://schemas.openxmlformats.org/officeDocument/2006/relationships/numbering" Target="numbering.xml"/><Relationship Id="rId28" Type="http://schemas.openxmlformats.org/officeDocument/2006/relationships/fontTable" Target="fontTable.xml"/><Relationship Id="rId2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156</TotalTime>
  <Application>LibreOffice/6.0.7.3$Linux_X86_64 LibreOffice_project/00m0$Build-3</Application>
  <Pages>23</Pages>
  <Words>1928</Words>
  <Characters>10473</Characters>
  <CharactersWithSpaces>12362</CharactersWithSpaces>
  <Paragraphs>54</Paragraphs>
  <Company>Muséum national d'Histoire naturelle</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2019-06-13T07:12:00Z</dcterms:created>
  <dc:creator>Yvan LE BRAS</dc:creator>
  <dc:description/>
  <dc:language>en-US</dc:language>
  <cp:lastModifiedBy>Simon Bénateau</cp:lastModifiedBy>
  <dcterms:modified xsi:type="dcterms:W3CDTF">2019-06-19T14:56:57Z</dcterms:modified>
  <cp:revision>15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Muséum national d'Histoire naturelle</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